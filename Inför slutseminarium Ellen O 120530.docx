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B04C2A" w:rsidRDefault="00B04C2A">
      <w:pPr>
        <w:ind w:left="0"/>
        <w:rPr>
          <w:rFonts w:ascii="Times New Roman" w:hAnsi="Times New Roman" w:cs="Times New Roman"/>
          <w:b/>
          <w:sz w:val="32"/>
        </w:rPr>
      </w:pPr>
      <w:bookmarkStart w:id="0" w:name="_GoBack"/>
      <w:bookmarkEnd w:id="0"/>
    </w:p>
    <w:p w:rsidR="00B04C2A" w:rsidRDefault="003D7A13">
      <w:pPr>
        <w:jc w:val="center"/>
        <w:rPr>
          <w:sz w:val="28"/>
        </w:rPr>
      </w:pPr>
      <w:r>
        <w:rPr>
          <w:rFonts w:ascii="Palatino Linotype" w:hAnsi="Palatino Linotype" w:cs="Palatino Linotype"/>
          <w:noProof/>
          <w:lang w:eastAsia="sv-SE" w:bidi="ar-SA"/>
        </w:rPr>
        <w:drawing>
          <wp:inline distT="0" distB="0" distL="0" distR="0">
            <wp:extent cx="2273300" cy="774700"/>
            <wp:effectExtent l="0" t="0" r="12700" b="12700"/>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73300" cy="774700"/>
                    </a:xfrm>
                    <a:prstGeom prst="rect">
                      <a:avLst/>
                    </a:prstGeom>
                    <a:solidFill>
                      <a:srgbClr val="FFFFFF"/>
                    </a:solidFill>
                    <a:ln>
                      <a:noFill/>
                    </a:ln>
                  </pic:spPr>
                </pic:pic>
              </a:graphicData>
            </a:graphic>
          </wp:inline>
        </w:drawing>
      </w:r>
    </w:p>
    <w:p w:rsidR="00B04C2A" w:rsidRDefault="00B04C2A">
      <w:pPr>
        <w:jc w:val="center"/>
        <w:rPr>
          <w:sz w:val="28"/>
        </w:rPr>
      </w:pPr>
    </w:p>
    <w:p w:rsidR="00B04C2A" w:rsidRDefault="00B04C2A">
      <w:pPr>
        <w:jc w:val="center"/>
        <w:rPr>
          <w:szCs w:val="20"/>
        </w:rPr>
      </w:pPr>
      <w:r>
        <w:rPr>
          <w:szCs w:val="20"/>
        </w:rPr>
        <w:t>Institutionen för neurovetenskap och fysiologi</w:t>
      </w:r>
    </w:p>
    <w:p w:rsidR="00B04C2A" w:rsidRDefault="00B04C2A">
      <w:pPr>
        <w:jc w:val="center"/>
        <w:rPr>
          <w:szCs w:val="20"/>
        </w:rPr>
      </w:pPr>
      <w:r>
        <w:rPr>
          <w:szCs w:val="20"/>
        </w:rPr>
        <w:t>Arbetsterapi/fysioterapi</w:t>
      </w:r>
    </w:p>
    <w:p w:rsidR="00B04C2A" w:rsidRDefault="00B04C2A">
      <w:pPr>
        <w:jc w:val="center"/>
        <w:rPr>
          <w:szCs w:val="20"/>
        </w:rPr>
      </w:pPr>
    </w:p>
    <w:p w:rsidR="00B04C2A" w:rsidRDefault="00B04C2A">
      <w:pPr>
        <w:jc w:val="both"/>
        <w:rPr>
          <w:szCs w:val="20"/>
        </w:rPr>
      </w:pPr>
    </w:p>
    <w:p w:rsidR="00B04C2A" w:rsidRDefault="00B04C2A">
      <w:pPr>
        <w:jc w:val="center"/>
        <w:rPr>
          <w:szCs w:val="20"/>
        </w:rPr>
      </w:pPr>
    </w:p>
    <w:p w:rsidR="00B04C2A" w:rsidRDefault="00B04C2A">
      <w:pPr>
        <w:jc w:val="center"/>
        <w:rPr>
          <w:szCs w:val="20"/>
        </w:rPr>
      </w:pPr>
    </w:p>
    <w:p w:rsidR="00B04C2A" w:rsidRDefault="00B04C2A">
      <w:pPr>
        <w:jc w:val="center"/>
        <w:rPr>
          <w:szCs w:val="20"/>
        </w:rPr>
      </w:pPr>
    </w:p>
    <w:p w:rsidR="00B04C2A" w:rsidRDefault="00B04C2A">
      <w:pPr>
        <w:jc w:val="center"/>
        <w:rPr>
          <w:szCs w:val="20"/>
        </w:rPr>
      </w:pPr>
    </w:p>
    <w:p w:rsidR="00B04C2A" w:rsidRDefault="00B04C2A">
      <w:pPr>
        <w:jc w:val="center"/>
        <w:rPr>
          <w:szCs w:val="20"/>
        </w:rPr>
      </w:pPr>
    </w:p>
    <w:p w:rsidR="00B04C2A" w:rsidRDefault="00B04C2A">
      <w:pPr>
        <w:jc w:val="center"/>
        <w:rPr>
          <w:szCs w:val="20"/>
        </w:rPr>
      </w:pPr>
    </w:p>
    <w:p w:rsidR="00B04C2A" w:rsidRDefault="00B04C2A">
      <w:pPr>
        <w:jc w:val="center"/>
        <w:rPr>
          <w:b/>
          <w:bCs/>
          <w:sz w:val="32"/>
          <w:szCs w:val="32"/>
        </w:rPr>
      </w:pPr>
      <w:r>
        <w:rPr>
          <w:b/>
          <w:bCs/>
          <w:sz w:val="32"/>
          <w:szCs w:val="32"/>
        </w:rPr>
        <w:t>Den svenska versionen av Evaluation of Sensory Processing</w:t>
      </w:r>
    </w:p>
    <w:p w:rsidR="00B04C2A" w:rsidRDefault="00B04C2A">
      <w:pPr>
        <w:jc w:val="center"/>
        <w:rPr>
          <w:b/>
          <w:bCs/>
          <w:sz w:val="32"/>
          <w:szCs w:val="32"/>
        </w:rPr>
      </w:pPr>
    </w:p>
    <w:p w:rsidR="00B04C2A" w:rsidRDefault="00B04C2A">
      <w:pPr>
        <w:jc w:val="center"/>
        <w:rPr>
          <w:sz w:val="28"/>
          <w:szCs w:val="28"/>
        </w:rPr>
      </w:pPr>
      <w:proofErr w:type="gramStart"/>
      <w:r>
        <w:rPr>
          <w:sz w:val="28"/>
          <w:szCs w:val="28"/>
        </w:rPr>
        <w:t>-</w:t>
      </w:r>
      <w:proofErr w:type="gramEnd"/>
      <w:r>
        <w:rPr>
          <w:sz w:val="28"/>
          <w:szCs w:val="28"/>
        </w:rPr>
        <w:t xml:space="preserve">ett bedömningsinstrument för arbetsterapeuter som behandlar barn med neuropsykiatriska diagnoser </w:t>
      </w:r>
    </w:p>
    <w:p w:rsidR="00B04C2A" w:rsidRDefault="00B04C2A">
      <w:pPr>
        <w:jc w:val="center"/>
        <w:rPr>
          <w:b/>
          <w:bCs/>
          <w:sz w:val="28"/>
          <w:szCs w:val="28"/>
        </w:rPr>
      </w:pPr>
    </w:p>
    <w:p w:rsidR="00B04C2A" w:rsidRDefault="00B04C2A">
      <w:pPr>
        <w:jc w:val="center"/>
        <w:rPr>
          <w:b/>
          <w:bCs/>
        </w:rPr>
      </w:pPr>
    </w:p>
    <w:p w:rsidR="00B04C2A" w:rsidRDefault="00B04C2A">
      <w:pPr>
        <w:spacing w:line="360" w:lineRule="auto"/>
        <w:jc w:val="center"/>
        <w:rPr>
          <w:sz w:val="32"/>
          <w:szCs w:val="32"/>
        </w:rPr>
      </w:pPr>
    </w:p>
    <w:p w:rsidR="00B04C2A" w:rsidRDefault="00B04C2A">
      <w:pPr>
        <w:spacing w:line="360" w:lineRule="auto"/>
        <w:jc w:val="center"/>
        <w:rPr>
          <w:sz w:val="32"/>
          <w:szCs w:val="32"/>
        </w:rPr>
      </w:pPr>
    </w:p>
    <w:p w:rsidR="00B04C2A" w:rsidRDefault="00B04C2A">
      <w:pPr>
        <w:spacing w:line="360" w:lineRule="auto"/>
        <w:jc w:val="center"/>
        <w:rPr>
          <w:sz w:val="32"/>
          <w:szCs w:val="32"/>
        </w:rPr>
      </w:pPr>
    </w:p>
    <w:p w:rsidR="00B04C2A" w:rsidRDefault="00B04C2A">
      <w:pPr>
        <w:spacing w:line="360" w:lineRule="auto"/>
        <w:jc w:val="center"/>
        <w:rPr>
          <w:sz w:val="32"/>
          <w:szCs w:val="32"/>
        </w:rPr>
      </w:pPr>
    </w:p>
    <w:p w:rsidR="00B04C2A" w:rsidRDefault="00B04C2A">
      <w:pPr>
        <w:spacing w:line="360" w:lineRule="auto"/>
        <w:ind w:left="0" w:right="0"/>
        <w:rPr>
          <w:b/>
          <w:bCs/>
          <w:i/>
          <w:iCs/>
        </w:rPr>
      </w:pPr>
      <w:r>
        <w:rPr>
          <w:b/>
          <w:bCs/>
        </w:rPr>
        <w:t>Författare</w:t>
      </w:r>
      <w:r>
        <w:rPr>
          <w:b/>
          <w:bCs/>
          <w:i/>
          <w:iCs/>
        </w:rPr>
        <w:t xml:space="preserve"> </w:t>
      </w:r>
    </w:p>
    <w:p w:rsidR="00B04C2A" w:rsidRDefault="00B04C2A">
      <w:pPr>
        <w:spacing w:line="360" w:lineRule="auto"/>
        <w:ind w:left="0" w:right="0"/>
      </w:pPr>
      <w:r>
        <w:t>Ellen Odéus, Leg. Arbetsterapeut</w:t>
      </w:r>
    </w:p>
    <w:p w:rsidR="00B04C2A" w:rsidRDefault="00B04C2A">
      <w:pPr>
        <w:spacing w:line="360" w:lineRule="auto"/>
        <w:ind w:left="0" w:right="0"/>
        <w:rPr>
          <w:b/>
          <w:bCs/>
          <w:i/>
          <w:iCs/>
        </w:rPr>
      </w:pPr>
      <w:r>
        <w:rPr>
          <w:b/>
          <w:bCs/>
        </w:rPr>
        <w:t>Handledare</w:t>
      </w:r>
      <w:r>
        <w:rPr>
          <w:b/>
          <w:bCs/>
          <w:i/>
          <w:iCs/>
        </w:rPr>
        <w:t xml:space="preserve"> </w:t>
      </w:r>
    </w:p>
    <w:p w:rsidR="00B04C2A" w:rsidRDefault="00B04C2A">
      <w:pPr>
        <w:spacing w:line="360" w:lineRule="auto"/>
        <w:ind w:left="0" w:right="0"/>
      </w:pPr>
      <w:r>
        <w:t xml:space="preserve">Lisbeth Claesson, Med.dr, Leg Arb.ter, Göteborgs Universitet </w:t>
      </w:r>
    </w:p>
    <w:p w:rsidR="00B04C2A" w:rsidRDefault="00B04C2A">
      <w:pPr>
        <w:spacing w:line="360" w:lineRule="auto"/>
        <w:ind w:left="0" w:right="0"/>
      </w:pPr>
    </w:p>
    <w:p w:rsidR="00B04C2A" w:rsidRDefault="00B04C2A">
      <w:pPr>
        <w:ind w:left="0" w:right="70"/>
      </w:pPr>
    </w:p>
    <w:p w:rsidR="00B04C2A" w:rsidRDefault="00B04C2A">
      <w:pPr>
        <w:ind w:left="0" w:right="70"/>
      </w:pPr>
    </w:p>
    <w:p w:rsidR="00B04C2A" w:rsidRDefault="00B04C2A">
      <w:pPr>
        <w:tabs>
          <w:tab w:val="left" w:pos="690"/>
        </w:tabs>
        <w:spacing w:line="360" w:lineRule="auto"/>
        <w:ind w:left="0" w:right="0"/>
      </w:pPr>
    </w:p>
    <w:p w:rsidR="00B04C2A" w:rsidRPr="00765AAD" w:rsidRDefault="00B04C2A">
      <w:pPr>
        <w:ind w:left="0" w:right="70"/>
        <w:rPr>
          <w:sz w:val="22"/>
          <w:szCs w:val="22"/>
          <w:lang w:val="en-GB"/>
        </w:rPr>
      </w:pPr>
      <w:r>
        <w:t xml:space="preserve">                                                                                       </w:t>
      </w:r>
      <w:r w:rsidRPr="00765AAD">
        <w:rPr>
          <w:sz w:val="22"/>
          <w:szCs w:val="22"/>
          <w:lang w:val="en-GB"/>
        </w:rPr>
        <w:t>Examensarbete 30 hp</w:t>
      </w:r>
    </w:p>
    <w:p w:rsidR="00B04C2A" w:rsidRPr="00765AAD" w:rsidRDefault="00B04C2A">
      <w:pPr>
        <w:ind w:left="0" w:right="70"/>
        <w:rPr>
          <w:sz w:val="22"/>
          <w:szCs w:val="22"/>
          <w:lang w:val="en-GB"/>
        </w:rPr>
      </w:pPr>
      <w:r w:rsidRPr="00765AAD">
        <w:rPr>
          <w:sz w:val="22"/>
          <w:szCs w:val="22"/>
          <w:lang w:val="en-GB"/>
        </w:rPr>
        <w:t xml:space="preserve">                                                                                               Avancerad nivå</w:t>
      </w:r>
    </w:p>
    <w:p w:rsidR="00B04C2A" w:rsidRPr="00765AAD" w:rsidRDefault="00B04C2A">
      <w:pPr>
        <w:spacing w:line="360" w:lineRule="auto"/>
        <w:ind w:left="0" w:right="70"/>
        <w:rPr>
          <w:b/>
          <w:bCs/>
          <w:sz w:val="22"/>
          <w:szCs w:val="22"/>
          <w:lang w:val="en-GB"/>
        </w:rPr>
        <w:sectPr w:rsidR="00B04C2A" w:rsidRPr="00765AAD">
          <w:pgSz w:w="11906" w:h="16838"/>
          <w:pgMar w:top="1513" w:right="1424" w:bottom="776" w:left="1410" w:header="1417" w:footer="720" w:gutter="0"/>
          <w:cols w:space="720"/>
          <w:docGrid w:linePitch="360"/>
        </w:sectPr>
      </w:pPr>
      <w:r w:rsidRPr="00765AAD">
        <w:rPr>
          <w:sz w:val="22"/>
          <w:szCs w:val="22"/>
          <w:lang w:val="en-GB"/>
        </w:rPr>
        <w:t xml:space="preserve">                                                                                               </w:t>
      </w:r>
      <w:r w:rsidRPr="00765AAD">
        <w:rPr>
          <w:b/>
          <w:bCs/>
          <w:sz w:val="22"/>
          <w:szCs w:val="22"/>
          <w:lang w:val="en-GB"/>
        </w:rPr>
        <w:t>2011-11-13</w:t>
      </w:r>
    </w:p>
    <w:p w:rsidR="00B04C2A" w:rsidRDefault="00B04C2A">
      <w:pPr>
        <w:ind w:left="0"/>
        <w:jc w:val="both"/>
        <w:rPr>
          <w:sz w:val="28"/>
          <w:szCs w:val="28"/>
          <w:lang w:val="en-US"/>
        </w:rPr>
      </w:pPr>
      <w:r>
        <w:rPr>
          <w:sz w:val="28"/>
          <w:szCs w:val="28"/>
          <w:lang w:val="en-US"/>
        </w:rPr>
        <w:lastRenderedPageBreak/>
        <w:t>Abstract</w:t>
      </w:r>
    </w:p>
    <w:p w:rsidR="00B04C2A" w:rsidRDefault="00B04C2A">
      <w:pPr>
        <w:ind w:left="0"/>
        <w:jc w:val="both"/>
        <w:rPr>
          <w:lang w:val="en-US"/>
        </w:rPr>
      </w:pPr>
      <w:r>
        <w:rPr>
          <w:b/>
          <w:bCs/>
          <w:lang w:val="en-US"/>
        </w:rPr>
        <w:t xml:space="preserve">Title: </w:t>
      </w:r>
      <w:r>
        <w:rPr>
          <w:lang w:val="en-US"/>
        </w:rPr>
        <w:t>Translation and validation of the Evaluation of Sensory Processing- a sensory history questionnaire for Pediatric Occupational Therapists</w:t>
      </w:r>
    </w:p>
    <w:p w:rsidR="00B04C2A" w:rsidRDefault="00B04C2A">
      <w:pPr>
        <w:ind w:left="0"/>
        <w:jc w:val="both"/>
        <w:rPr>
          <w:bCs/>
          <w:lang w:val="en-US"/>
        </w:rPr>
      </w:pPr>
      <w:r>
        <w:rPr>
          <w:b/>
          <w:lang w:val="en-US"/>
        </w:rPr>
        <w:t xml:space="preserve">Objectives: </w:t>
      </w:r>
      <w:r>
        <w:rPr>
          <w:bCs/>
          <w:lang w:val="en-US"/>
        </w:rPr>
        <w:t xml:space="preserve">A primary concern for occupational therapists is to ensure their clients ability to participate in meaningful occupations every day. One </w:t>
      </w:r>
      <w:proofErr w:type="gramStart"/>
      <w:r>
        <w:rPr>
          <w:bCs/>
          <w:lang w:val="en-US"/>
        </w:rPr>
        <w:t>variable which potentially can affect the client’s performance</w:t>
      </w:r>
      <w:proofErr w:type="gramEnd"/>
      <w:r>
        <w:rPr>
          <w:bCs/>
          <w:lang w:val="en-US"/>
        </w:rPr>
        <w:t xml:space="preserve"> is the ability to process and utilize sensory information. In the United States of America there is a number of assessment tools used in order to find out more about a persons sensory integrative performance. One is called Evaluation of Sensory Processing (ESP) and is the foundation of this current study. </w:t>
      </w:r>
    </w:p>
    <w:p w:rsidR="00B04C2A" w:rsidRDefault="00B04C2A">
      <w:pPr>
        <w:ind w:left="0"/>
        <w:jc w:val="both"/>
        <w:rPr>
          <w:lang w:val="en-US"/>
        </w:rPr>
      </w:pPr>
      <w:r>
        <w:rPr>
          <w:b/>
          <w:lang w:val="en-US"/>
        </w:rPr>
        <w:t xml:space="preserve">Aims </w:t>
      </w:r>
      <w:r>
        <w:rPr>
          <w:lang w:val="en-US"/>
        </w:rPr>
        <w:t xml:space="preserve">The purpose of this study was to generate a valid questionnaire in </w:t>
      </w:r>
      <w:proofErr w:type="gramStart"/>
      <w:r>
        <w:rPr>
          <w:lang w:val="en-US"/>
        </w:rPr>
        <w:t>swedish</w:t>
      </w:r>
      <w:proofErr w:type="gramEnd"/>
      <w:r>
        <w:rPr>
          <w:lang w:val="en-US"/>
        </w:rPr>
        <w:t xml:space="preserve"> for those clinicians working with children who have deficits within the sensory domain. One area of concern being children found within the autism spectra. The study was combined of two steps, the first rendering a valid translation of the questionnaire. This followed by revalidation through comparing parent ratings from two groups of children. One typically deveolped and one with with children diagnosed high-functioning autism and Asperger syndrome. Futher also comparing the findings with a similar group of children described in American research.</w:t>
      </w:r>
    </w:p>
    <w:p w:rsidR="00B04C2A" w:rsidRDefault="00B04C2A">
      <w:pPr>
        <w:ind w:left="0"/>
        <w:jc w:val="both"/>
        <w:rPr>
          <w:lang w:val="en-US"/>
        </w:rPr>
      </w:pPr>
      <w:r>
        <w:rPr>
          <w:b/>
          <w:lang w:val="en-US"/>
        </w:rPr>
        <w:t xml:space="preserve">Method </w:t>
      </w:r>
      <w:r>
        <w:rPr>
          <w:i/>
          <w:iCs/>
          <w:lang w:val="en-US"/>
        </w:rPr>
        <w:t>Translation:</w:t>
      </w:r>
      <w:r>
        <w:rPr>
          <w:lang w:val="en-US"/>
        </w:rPr>
        <w:t xml:space="preserve"> A Backtranslation procedure has been </w:t>
      </w:r>
      <w:proofErr w:type="gramStart"/>
      <w:r>
        <w:rPr>
          <w:lang w:val="en-US"/>
        </w:rPr>
        <w:t>used,</w:t>
      </w:r>
      <w:proofErr w:type="gramEnd"/>
      <w:r>
        <w:rPr>
          <w:lang w:val="en-US"/>
        </w:rPr>
        <w:t xml:space="preserve"> an expert and a non-expert panel reviewed the Swedish version of the ESP to establish face validity. </w:t>
      </w:r>
      <w:r>
        <w:rPr>
          <w:i/>
          <w:iCs/>
          <w:lang w:val="en-US"/>
        </w:rPr>
        <w:t xml:space="preserve">Revalidation: </w:t>
      </w:r>
      <w:r>
        <w:rPr>
          <w:lang w:val="en-US"/>
        </w:rPr>
        <w:t xml:space="preserve">A study was carried out having parents of 41 typically developed children (age 4-11) filling in the Swedish version. Also parent ratings from a group of 25 Swedish children with autism or AS was collected </w:t>
      </w:r>
      <w:proofErr w:type="gramStart"/>
      <w:r>
        <w:rPr>
          <w:lang w:val="en-US"/>
        </w:rPr>
        <w:t>This</w:t>
      </w:r>
      <w:proofErr w:type="gramEnd"/>
      <w:r>
        <w:rPr>
          <w:lang w:val="en-US"/>
        </w:rPr>
        <w:t xml:space="preserve"> data was compared with an equally sized group of American children drawn from a research study carried out in America. Analyzes of the data was performed, using multivariate methods to identify trends in performance, age and gender differences. When comparing parent ratings from the Swedish and the American groups of children, Pearson’s chi-square test was conducted. The median of every item was calculated for each group as well as the total score for each child this was then compared between the groups.</w:t>
      </w:r>
    </w:p>
    <w:p w:rsidR="00B04C2A" w:rsidRDefault="00B04C2A">
      <w:pPr>
        <w:ind w:left="0"/>
        <w:jc w:val="both"/>
        <w:rPr>
          <w:lang w:val="en-US"/>
        </w:rPr>
      </w:pPr>
    </w:p>
    <w:p w:rsidR="00B04C2A" w:rsidRDefault="00B04C2A">
      <w:pPr>
        <w:ind w:left="0"/>
        <w:jc w:val="both"/>
        <w:rPr>
          <w:lang w:val="en-US"/>
        </w:rPr>
      </w:pPr>
      <w:r>
        <w:rPr>
          <w:b/>
          <w:lang w:val="en-US"/>
        </w:rPr>
        <w:t xml:space="preserve">Findings: </w:t>
      </w:r>
      <w:r>
        <w:rPr>
          <w:lang w:val="en-US"/>
        </w:rPr>
        <w:t xml:space="preserve">With the addition of four culturally developed items and the exclusion of one item that did not translate well, the Swedish version of the ESP: </w:t>
      </w:r>
      <w:r>
        <w:rPr>
          <w:i/>
          <w:lang w:val="en-US"/>
        </w:rPr>
        <w:t>Utvärdering av Sensoriska Processer</w:t>
      </w:r>
      <w:r>
        <w:rPr>
          <w:lang w:val="en-US"/>
        </w:rPr>
        <w:t xml:space="preserve"> (USP) was developed and face validity was established. Pearson’s chi-square test demonstrates that 14 of the compared 75 items showed a significant difference in the autismgroups and several of these may be explained by the heterogeneity of the two groups of children. In the referencegroup there where only three items that had significant differeces in the answers. The answers on 81% of the items has equivalence in the two groups of autistic children (94% in the referencegroup) According to the USP, 60% of the children in the Swedish group of autistic children showed signs of sensory integration dysfunction. </w:t>
      </w:r>
    </w:p>
    <w:p w:rsidR="00B04C2A" w:rsidRDefault="00B04C2A">
      <w:pPr>
        <w:spacing w:line="360" w:lineRule="auto"/>
        <w:ind w:left="0"/>
        <w:jc w:val="both"/>
        <w:rPr>
          <w:i/>
          <w:sz w:val="20"/>
          <w:szCs w:val="20"/>
          <w:lang w:val="en-US"/>
        </w:rPr>
      </w:pPr>
    </w:p>
    <w:p w:rsidR="00B04C2A" w:rsidRDefault="00B04C2A">
      <w:pPr>
        <w:spacing w:line="360" w:lineRule="auto"/>
        <w:ind w:left="0"/>
        <w:jc w:val="both"/>
        <w:rPr>
          <w:i/>
          <w:sz w:val="20"/>
          <w:szCs w:val="20"/>
          <w:lang w:val="en-US"/>
        </w:rPr>
      </w:pPr>
      <w:r>
        <w:rPr>
          <w:i/>
          <w:sz w:val="20"/>
          <w:szCs w:val="20"/>
          <w:lang w:val="en-US"/>
        </w:rPr>
        <w:t>Keywords: Sensory Integration, back translation, pediatric occupational therapy.</w:t>
      </w:r>
    </w:p>
    <w:p w:rsidR="00B04C2A" w:rsidRPr="00765AAD" w:rsidRDefault="00B04C2A">
      <w:pPr>
        <w:pageBreakBefore/>
        <w:spacing w:line="360" w:lineRule="auto"/>
        <w:ind w:left="0" w:right="0"/>
        <w:jc w:val="both"/>
        <w:rPr>
          <w:sz w:val="28"/>
          <w:szCs w:val="28"/>
        </w:rPr>
      </w:pPr>
      <w:r w:rsidRPr="00765AAD">
        <w:rPr>
          <w:sz w:val="28"/>
          <w:szCs w:val="28"/>
        </w:rPr>
        <w:lastRenderedPageBreak/>
        <w:t>Abstrakt</w:t>
      </w:r>
    </w:p>
    <w:p w:rsidR="00B04C2A" w:rsidRPr="00765AAD" w:rsidRDefault="00B04C2A">
      <w:pPr>
        <w:pStyle w:val="Brdtext"/>
        <w:ind w:left="0"/>
      </w:pPr>
      <w:r w:rsidRPr="00765AAD">
        <w:rPr>
          <w:b/>
          <w:bCs/>
        </w:rPr>
        <w:t>Titel:</w:t>
      </w:r>
      <w:r w:rsidRPr="00765AAD">
        <w:t xml:space="preserve"> Den svenska versionen av Evaluation of Sensory Processing</w:t>
      </w:r>
      <w:ins w:id="1" w:author="Peter Odeus" w:date="2012-05-29T20:52:00Z">
        <w:r w:rsidR="00765AAD">
          <w:t xml:space="preserve">, </w:t>
        </w:r>
      </w:ins>
      <w:r w:rsidRPr="00765AAD">
        <w:t>ett bedömningsinstrument för arbetsterapeuter som jobbar med barn med neuropsykiatriska diagnoser.</w:t>
      </w:r>
    </w:p>
    <w:p w:rsidR="00B04C2A" w:rsidRDefault="00B04C2A">
      <w:pPr>
        <w:pStyle w:val="Brdtext"/>
        <w:ind w:left="0" w:right="0"/>
      </w:pPr>
      <w:r>
        <w:rPr>
          <w:b/>
        </w:rPr>
        <w:t>Introduktion</w:t>
      </w:r>
      <w:r>
        <w:t xml:space="preserve">: Ett av arbetsterapeutens främsta mål är att försäkra sig om att klienten/patienten har möjlighet att delta i meningsfulla vardagliga aktiviteter. En variabel som kan </w:t>
      </w:r>
      <w:ins w:id="2" w:author="Peter Odeus" w:date="2012-05-29T20:50:00Z">
        <w:r w:rsidR="00765AAD">
          <w:t xml:space="preserve">påverka </w:t>
        </w:r>
      </w:ins>
      <w:r>
        <w:t xml:space="preserve">utförandet av aktiviteten är klientens förmåga att processa all den sensoriska information han/hon utsätts för varje dag. I USA finns ett flertal bedömningsinstrument som används i syfte att bedöma klientens förmåga att hantera </w:t>
      </w:r>
      <w:ins w:id="3" w:author="Peter Odeus" w:date="2012-05-29T20:53:00Z">
        <w:r w:rsidR="00765AAD">
          <w:t>s</w:t>
        </w:r>
      </w:ins>
      <w:r>
        <w:t>ensorisk information. Ett av dessa benämns Evaluation of sensory integration (ESP) och ligger till grund för denna studie.</w:t>
      </w:r>
    </w:p>
    <w:p w:rsidR="00B04C2A" w:rsidRDefault="00B04C2A">
      <w:pPr>
        <w:pStyle w:val="Brdtext"/>
        <w:ind w:left="0" w:right="0"/>
      </w:pPr>
      <w:r>
        <w:rPr>
          <w:b/>
        </w:rPr>
        <w:t>Syfte</w:t>
      </w:r>
      <w:r>
        <w:t>: Syftet</w:t>
      </w:r>
      <w:ins w:id="4" w:author="Peter Odeus" w:date="2012-05-29T20:54:00Z">
        <w:r w:rsidR="00765AAD">
          <w:t xml:space="preserve"> med studien är att översätta bedömningsinstrumentet ESP till svenska och anpassa formuläret till svenska förhållanden.</w:t>
        </w:r>
      </w:ins>
      <w:ins w:id="5" w:author="Peter Odeus" w:date="2012-05-29T20:56:00Z">
        <w:r w:rsidR="00765AAD">
          <w:t xml:space="preserve"> Översättningen </w:t>
        </w:r>
        <w:proofErr w:type="gramStart"/>
        <w:r w:rsidR="00765AAD">
          <w:t>avses</w:t>
        </w:r>
        <w:proofErr w:type="gramEnd"/>
        <w:r w:rsidR="00765AAD">
          <w:t xml:space="preserve"> att </w:t>
        </w:r>
        <w:proofErr w:type="gramStart"/>
        <w:r w:rsidR="00765AAD">
          <w:t>testas</w:t>
        </w:r>
        <w:proofErr w:type="gramEnd"/>
        <w:r w:rsidR="00765AAD">
          <w:t xml:space="preserve"> på två svenska föräldrargrupper. En vars barn diagnostisterats inom autismspektrat och en grupp föräldrar med normalutvecklade barn</w:t>
        </w:r>
      </w:ins>
      <w:ins w:id="6" w:author="Peter Odeus" w:date="2012-05-29T20:58:00Z">
        <w:r w:rsidR="00A702CA">
          <w:t>. Dessa grupper ska jämföras med en liknande studie utförd i USA. För att se om ESP klarar att urskilja sensoriska svårigheter jämförs även de två svenska grupperna sinsemellan.</w:t>
        </w:r>
      </w:ins>
    </w:p>
    <w:p w:rsidR="00B04C2A" w:rsidRDefault="00B04C2A">
      <w:pPr>
        <w:pStyle w:val="Brdtext"/>
        <w:ind w:left="0" w:right="0"/>
      </w:pPr>
      <w:r>
        <w:rPr>
          <w:b/>
        </w:rPr>
        <w:t>Metod</w:t>
      </w:r>
      <w:r>
        <w:t>: En Backtranslation-procedur användes vid översättningen och både en expertgrupp och en icke-expertgrupp granskade översättningen för att kunna fastställa face validity samt diskutera kulturella skillnader. Föräldrarsvar samlades med hjälp av den svenska översättningen in från normalfungerande svenska barn (n=41) samt från barn med autism/AS (n=25). Dessa matchades med grupper av amerikanska barn som en liknande masteruppsats i USA beskrivit.</w:t>
      </w:r>
      <w:ins w:id="7" w:author="Peter Odeus" w:date="2012-05-29T21:02:00Z">
        <w:r w:rsidR="00A702CA">
          <w:t xml:space="preserve"> </w:t>
        </w:r>
      </w:ins>
      <w:del w:id="8" w:author="Peter Odeus" w:date="2012-05-29T21:01:00Z">
        <w:r w:rsidDel="00A702CA">
          <w:delText xml:space="preserve"> Pearsons chi-två test användes på varje item, för att jämföra gruppernas svar. M</w:delText>
        </w:r>
      </w:del>
      <w:del w:id="9" w:author="Peter Odeus" w:date="2012-05-29T21:03:00Z">
        <w:r w:rsidDel="00A702CA">
          <w:delText xml:space="preserve">edianen för varje item räknades också ut för de olika grupperna och jämfördes. </w:delText>
        </w:r>
      </w:del>
      <w:ins w:id="10" w:author="Peter Odeus" w:date="2012-05-29T21:03:00Z">
        <w:r w:rsidR="00A702CA">
          <w:t xml:space="preserve">Analyser gjordes på materialet för att hitta signifikanta skillnader. </w:t>
        </w:r>
      </w:ins>
      <w:del w:id="11" w:author="Peter Odeus" w:date="2012-05-29T21:03:00Z">
        <w:r w:rsidDel="00A702CA">
          <w:delText xml:space="preserve">För jämförelse mellan de svenska grupperna testades resultaten med Mann-whitney-U samt totalpoäng för alla insamlade formulär sammanställdes och jämfördes. </w:delText>
        </w:r>
      </w:del>
    </w:p>
    <w:p w:rsidR="00F670D5" w:rsidRDefault="00B04C2A">
      <w:pPr>
        <w:pStyle w:val="Brdtext"/>
        <w:ind w:left="0" w:right="0"/>
        <w:rPr>
          <w:ins w:id="12" w:author="Peter Odeus" w:date="2012-05-29T21:10:00Z"/>
        </w:rPr>
      </w:pPr>
      <w:r>
        <w:rPr>
          <w:b/>
        </w:rPr>
        <w:t>Resultat</w:t>
      </w:r>
      <w:r>
        <w:t xml:space="preserve">: En svensk översättning av ESP: </w:t>
      </w:r>
      <w:r>
        <w:rPr>
          <w:i/>
        </w:rPr>
        <w:t>Utvärdering av Sensoriska Processer</w:t>
      </w:r>
      <w:r>
        <w:t xml:space="preserve"> (USP) har generats. En fråga som inte kunde översättas på ett tillfredsställande sätt togs bort och fyra kulturellt anpassade frågor lades till. </w:t>
      </w:r>
      <w:del w:id="13" w:author="Peter Odeus" w:date="2012-05-29T21:10:00Z">
        <w:r w:rsidDel="00F670D5">
          <w:delText>J</w:delText>
        </w:r>
      </w:del>
    </w:p>
    <w:p w:rsidR="00B04C2A" w:rsidRDefault="00F670D5">
      <w:pPr>
        <w:pStyle w:val="Brdtext"/>
        <w:ind w:left="0" w:right="0"/>
      </w:pPr>
      <w:ins w:id="14" w:author="Peter Odeus" w:date="2012-05-29T21:11:00Z">
        <w:r>
          <w:t>J</w:t>
        </w:r>
      </w:ins>
      <w:r w:rsidR="00B04C2A">
        <w:t>ämförelsen mellan</w:t>
      </w:r>
      <w:ins w:id="15" w:author="Peter Odeus" w:date="2012-05-29T21:07:00Z">
        <w:r w:rsidR="00A702CA">
          <w:t xml:space="preserve"> den amerikanska och </w:t>
        </w:r>
      </w:ins>
      <w:ins w:id="16" w:author="Peter Odeus" w:date="2012-05-29T21:08:00Z">
        <w:r>
          <w:t>den svenska gruppens svar</w:t>
        </w:r>
      </w:ins>
      <w:del w:id="17" w:author="Peter Odeus" w:date="2012-05-29T21:07:00Z">
        <w:r w:rsidR="00B04C2A" w:rsidDel="00A702CA">
          <w:delText xml:space="preserve"> Svenska och Amerikanska svar</w:delText>
        </w:r>
      </w:del>
      <w:r w:rsidR="00B04C2A">
        <w:t xml:space="preserve"> visar att på </w:t>
      </w:r>
      <w:proofErr w:type="gramStart"/>
      <w:r w:rsidR="00B04C2A">
        <w:t>81%</w:t>
      </w:r>
      <w:proofErr w:type="gramEnd"/>
      <w:r w:rsidR="00B04C2A">
        <w:t xml:space="preserve"> av frågorna i formuläret påvisar en överensstämmelse i grupperna med autism. I</w:t>
      </w:r>
      <w:ins w:id="18" w:author="Peter Odeus" w:date="2012-05-29T21:11:00Z">
        <w:r>
          <w:t xml:space="preserve"> grupperna med normalutvecklade barn </w:t>
        </w:r>
      </w:ins>
      <w:del w:id="19" w:author="Peter Odeus" w:date="2012-05-29T21:11:00Z">
        <w:r w:rsidR="00B04C2A" w:rsidDel="00F670D5">
          <w:delText xml:space="preserve"> normalgrupperna </w:delText>
        </w:r>
      </w:del>
      <w:r w:rsidR="00B04C2A">
        <w:t xml:space="preserve">är samma jämförelse </w:t>
      </w:r>
      <w:proofErr w:type="gramStart"/>
      <w:r w:rsidR="00B04C2A">
        <w:t>94%</w:t>
      </w:r>
      <w:proofErr w:type="gramEnd"/>
      <w:r w:rsidR="00B04C2A">
        <w:t xml:space="preserve">. Detta tyder på en tillfredsställande översättning. Jämförs svaren i de </w:t>
      </w:r>
      <w:commentRangeStart w:id="20"/>
      <w:r w:rsidR="00B04C2A">
        <w:t xml:space="preserve">två svenska grupperna  </w:t>
      </w:r>
      <w:commentRangeEnd w:id="20"/>
      <w:r w:rsidR="00E22CF1">
        <w:rPr>
          <w:rStyle w:val="Kommentarsreferens"/>
        </w:rPr>
        <w:commentReference w:id="20"/>
      </w:r>
      <w:r w:rsidR="00B04C2A">
        <w:t xml:space="preserve">påvisar USP att </w:t>
      </w:r>
      <w:proofErr w:type="gramStart"/>
      <w:r w:rsidR="00B04C2A">
        <w:t>60%</w:t>
      </w:r>
      <w:proofErr w:type="gramEnd"/>
      <w:r w:rsidR="00B04C2A">
        <w:t xml:space="preserve"> av barnen i den </w:t>
      </w:r>
      <w:commentRangeStart w:id="21"/>
      <w:r w:rsidR="00B04C2A">
        <w:t xml:space="preserve">svenska Autismgruppen upp tecken på </w:t>
      </w:r>
      <w:commentRangeEnd w:id="21"/>
      <w:r w:rsidR="00E22CF1">
        <w:rPr>
          <w:rStyle w:val="Kommentarsreferens"/>
        </w:rPr>
        <w:commentReference w:id="21"/>
      </w:r>
      <w:r w:rsidR="00B04C2A">
        <w:t xml:space="preserve">svårigheter inom sensorisk integration. Detta skulle tyda på att USP är ett relevant bedömningsinstrument när arbetsterapeuten önskar fånga upp svårigheter inom Sensroy Integration. </w:t>
      </w:r>
    </w:p>
    <w:p w:rsidR="00B04C2A" w:rsidRDefault="00B04C2A">
      <w:pPr>
        <w:pStyle w:val="Brdtext"/>
        <w:spacing w:line="360" w:lineRule="auto"/>
        <w:ind w:left="0" w:right="0"/>
        <w:rPr>
          <w:ins w:id="22" w:author="Peter Odeus" w:date="2012-05-29T21:14:00Z"/>
          <w:lang w:val="en-GB"/>
        </w:rPr>
      </w:pPr>
      <w:r w:rsidRPr="00F670D5">
        <w:rPr>
          <w:lang w:val="en-GB"/>
        </w:rPr>
        <w:t>Sökord: Sensory</w:t>
      </w:r>
      <w:ins w:id="23" w:author="Peter Odeus" w:date="2012-05-29T21:14:00Z">
        <w:r w:rsidR="00F670D5">
          <w:rPr>
            <w:lang w:val="en-GB"/>
          </w:rPr>
          <w:t xml:space="preserve"> </w:t>
        </w:r>
      </w:ins>
      <w:del w:id="24" w:author="Peter Odeus" w:date="2012-05-29T21:14:00Z">
        <w:r w:rsidRPr="00F670D5" w:rsidDel="00F670D5">
          <w:rPr>
            <w:lang w:val="en-GB"/>
          </w:rPr>
          <w:delText xml:space="preserve"> </w:delText>
        </w:r>
      </w:del>
      <w:r w:rsidRPr="00F670D5">
        <w:rPr>
          <w:lang w:val="en-GB"/>
        </w:rPr>
        <w:t xml:space="preserve">integration, autism, </w:t>
      </w:r>
      <w:del w:id="25" w:author="Peter Odeus" w:date="2012-05-29T21:13:00Z">
        <w:r w:rsidRPr="00F670D5" w:rsidDel="00F670D5">
          <w:rPr>
            <w:lang w:val="en-GB"/>
          </w:rPr>
          <w:delText xml:space="preserve">Aspergers syndrom, </w:delText>
        </w:r>
      </w:del>
      <w:proofErr w:type="gramStart"/>
      <w:r w:rsidRPr="00F670D5">
        <w:rPr>
          <w:lang w:val="en-GB"/>
        </w:rPr>
        <w:t>back</w:t>
      </w:r>
      <w:proofErr w:type="gramEnd"/>
      <w:del w:id="26" w:author="Peter Odeus" w:date="2012-05-29T21:13:00Z">
        <w:r w:rsidRPr="00F670D5" w:rsidDel="00F670D5">
          <w:rPr>
            <w:lang w:val="en-GB"/>
          </w:rPr>
          <w:delText xml:space="preserve"> </w:delText>
        </w:r>
      </w:del>
      <w:r w:rsidRPr="00F670D5">
        <w:rPr>
          <w:lang w:val="en-GB"/>
        </w:rPr>
        <w:t>translation</w:t>
      </w:r>
    </w:p>
    <w:p w:rsidR="00F670D5" w:rsidRDefault="00F670D5">
      <w:pPr>
        <w:pStyle w:val="Brdtext"/>
        <w:spacing w:line="360" w:lineRule="auto"/>
        <w:ind w:left="0" w:right="0"/>
        <w:rPr>
          <w:ins w:id="27" w:author="Peter Odeus" w:date="2012-05-29T21:14:00Z"/>
          <w:lang w:val="en-GB"/>
        </w:rPr>
      </w:pPr>
    </w:p>
    <w:p w:rsidR="00F670D5" w:rsidRPr="00F670D5" w:rsidRDefault="00F670D5">
      <w:pPr>
        <w:pStyle w:val="Brdtext"/>
        <w:spacing w:line="360" w:lineRule="auto"/>
        <w:ind w:left="0" w:right="0"/>
        <w:rPr>
          <w:lang w:val="en-GB"/>
        </w:rPr>
        <w:sectPr w:rsidR="00F670D5" w:rsidRPr="00F670D5" w:rsidSect="00213E94">
          <w:headerReference w:type="even" r:id="rId10"/>
          <w:headerReference w:type="default" r:id="rId11"/>
          <w:footerReference w:type="even" r:id="rId12"/>
          <w:footerReference w:type="default" r:id="rId13"/>
          <w:headerReference w:type="first" r:id="rId14"/>
          <w:footerReference w:type="first" r:id="rId15"/>
          <w:pgSz w:w="11906" w:h="16838"/>
          <w:pgMar w:top="1793" w:right="1424" w:bottom="989" w:left="1410" w:header="1513" w:footer="709" w:gutter="0"/>
          <w:pgNumType w:start="2"/>
          <w:cols w:space="720"/>
          <w:docGrid w:linePitch="360"/>
        </w:sectPr>
      </w:pPr>
      <w:ins w:id="35" w:author="Peter Odeus" w:date="2012-05-29T21:14:00Z">
        <w:r>
          <w:rPr>
            <w:lang w:val="en-GB"/>
          </w:rPr>
          <w:br w:type="page"/>
        </w:r>
      </w:ins>
    </w:p>
    <w:p w:rsidR="00B04C2A" w:rsidRDefault="00B04C2A">
      <w:pPr>
        <w:pStyle w:val="ContentsHeading"/>
        <w:sectPr w:rsidR="00B04C2A">
          <w:type w:val="continuous"/>
          <w:pgSz w:w="11906" w:h="16838"/>
          <w:pgMar w:top="1793" w:right="1424" w:bottom="989" w:left="1410" w:header="1513" w:footer="709" w:gutter="0"/>
          <w:cols w:space="720"/>
          <w:docGrid w:linePitch="360"/>
        </w:sectPr>
      </w:pPr>
      <w:r>
        <w:lastRenderedPageBreak/>
        <w:t>Innehållsförteckning</w:t>
      </w:r>
    </w:p>
    <w:p w:rsidR="00B04C2A" w:rsidRDefault="00B04C2A">
      <w:pPr>
        <w:pStyle w:val="Innehll1"/>
        <w:tabs>
          <w:tab w:val="right" w:leader="dot" w:pos="9072"/>
          <w:tab w:val="left" w:leader="dot" w:pos="9435"/>
        </w:tabs>
      </w:pPr>
      <w:r>
        <w:lastRenderedPageBreak/>
        <w:fldChar w:fldCharType="begin"/>
      </w:r>
      <w:r>
        <w:instrText xml:space="preserve"> TOC \f \o "1-9" \o "1-9" </w:instrText>
      </w:r>
      <w:r>
        <w:fldChar w:fldCharType="separate"/>
      </w:r>
      <w:r>
        <w:t xml:space="preserve">Bakgrund </w:t>
      </w:r>
      <w:r>
        <w:tab/>
        <w:t>1</w:t>
      </w:r>
    </w:p>
    <w:p w:rsidR="00B04C2A" w:rsidRDefault="00B04C2A">
      <w:pPr>
        <w:pStyle w:val="Innehll2"/>
        <w:tabs>
          <w:tab w:val="right" w:leader="dot" w:pos="9072"/>
          <w:tab w:val="left" w:leader="dot" w:pos="9152"/>
        </w:tabs>
      </w:pPr>
      <w:r>
        <w:t>Behov av tillförlitliga bedömningsinstrument</w:t>
      </w:r>
      <w:r>
        <w:tab/>
        <w:t>1</w:t>
      </w:r>
    </w:p>
    <w:p w:rsidR="00B04C2A" w:rsidRPr="00F670D5" w:rsidRDefault="00B04C2A">
      <w:pPr>
        <w:pStyle w:val="Innehll2"/>
        <w:tabs>
          <w:tab w:val="right" w:leader="dot" w:pos="9072"/>
          <w:tab w:val="left" w:leader="dot" w:pos="9152"/>
        </w:tabs>
      </w:pPr>
      <w:r w:rsidRPr="00F670D5">
        <w:t xml:space="preserve">Sensory Integration </w:t>
      </w:r>
      <w:r w:rsidRPr="00F670D5">
        <w:tab/>
        <w:t>2</w:t>
      </w:r>
    </w:p>
    <w:p w:rsidR="00B04C2A" w:rsidRPr="00F670D5" w:rsidRDefault="00B04C2A">
      <w:pPr>
        <w:pStyle w:val="Innehll2"/>
        <w:tabs>
          <w:tab w:val="right" w:leader="dot" w:pos="9072"/>
          <w:tab w:val="left" w:leader="dot" w:pos="9152"/>
        </w:tabs>
      </w:pPr>
      <w:r w:rsidRPr="00F670D5">
        <w:t>Evaluation of sensory processing (ESP)</w:t>
      </w:r>
      <w:r w:rsidRPr="00F670D5">
        <w:tab/>
        <w:t>3</w:t>
      </w:r>
    </w:p>
    <w:p w:rsidR="00B04C2A" w:rsidRDefault="00B04C2A">
      <w:pPr>
        <w:pStyle w:val="Innehll1"/>
        <w:tabs>
          <w:tab w:val="right" w:leader="dot" w:pos="9072"/>
          <w:tab w:val="left" w:leader="dot" w:pos="9435"/>
        </w:tabs>
      </w:pPr>
      <w:r>
        <w:t>Syfte</w:t>
      </w:r>
      <w:r>
        <w:tab/>
        <w:t>3</w:t>
      </w:r>
    </w:p>
    <w:p w:rsidR="00B04C2A" w:rsidRDefault="00B04C2A">
      <w:pPr>
        <w:pStyle w:val="Innehll1"/>
        <w:tabs>
          <w:tab w:val="right" w:leader="dot" w:pos="9072"/>
          <w:tab w:val="left" w:leader="dot" w:pos="9435"/>
        </w:tabs>
      </w:pPr>
      <w:r>
        <w:t xml:space="preserve">Metod </w:t>
      </w:r>
      <w:r>
        <w:tab/>
        <w:t>4</w:t>
      </w:r>
    </w:p>
    <w:p w:rsidR="00B04C2A" w:rsidRDefault="00B04C2A">
      <w:pPr>
        <w:pStyle w:val="Innehll3"/>
        <w:tabs>
          <w:tab w:val="left" w:leader="dot" w:pos="8869"/>
          <w:tab w:val="right" w:leader="dot" w:pos="9072"/>
        </w:tabs>
      </w:pPr>
      <w:r>
        <w:t xml:space="preserve">Steg 1. Översättningen </w:t>
      </w:r>
      <w:r>
        <w:tab/>
        <w:t>4</w:t>
      </w:r>
    </w:p>
    <w:p w:rsidR="00B04C2A" w:rsidRDefault="00B04C2A">
      <w:pPr>
        <w:pStyle w:val="Innehll3"/>
        <w:tabs>
          <w:tab w:val="left" w:leader="dot" w:pos="8869"/>
          <w:tab w:val="right" w:leader="dot" w:pos="9072"/>
        </w:tabs>
      </w:pPr>
      <w:r>
        <w:t>Steg 2. Översättningens validitet</w:t>
      </w:r>
      <w:r>
        <w:tab/>
        <w:t>4</w:t>
      </w:r>
    </w:p>
    <w:p w:rsidR="00B04C2A" w:rsidRDefault="00B04C2A">
      <w:pPr>
        <w:pStyle w:val="Innehll3"/>
        <w:tabs>
          <w:tab w:val="left" w:leader="dot" w:pos="8869"/>
          <w:tab w:val="right" w:leader="dot" w:pos="9072"/>
        </w:tabs>
      </w:pPr>
      <w:r>
        <w:t>Steg 3. Reabilitetstest av den svenska versionen.</w:t>
      </w:r>
      <w:r>
        <w:tab/>
        <w:t>4</w:t>
      </w:r>
    </w:p>
    <w:p w:rsidR="00B04C2A" w:rsidRDefault="00B04C2A">
      <w:pPr>
        <w:pStyle w:val="Innehll1"/>
        <w:tabs>
          <w:tab w:val="right" w:leader="dot" w:pos="9072"/>
          <w:tab w:val="left" w:leader="dot" w:pos="9435"/>
        </w:tabs>
      </w:pPr>
      <w:r>
        <w:t>Genomförande</w:t>
      </w:r>
      <w:r>
        <w:tab/>
        <w:t>4</w:t>
      </w:r>
    </w:p>
    <w:p w:rsidR="00B04C2A" w:rsidRDefault="00B04C2A">
      <w:pPr>
        <w:pStyle w:val="Innehll2"/>
        <w:tabs>
          <w:tab w:val="right" w:leader="dot" w:pos="9072"/>
          <w:tab w:val="left" w:leader="dot" w:pos="9152"/>
        </w:tabs>
      </w:pPr>
      <w:r>
        <w:t xml:space="preserve">Steg 1. Översättning </w:t>
      </w:r>
      <w:r>
        <w:tab/>
        <w:t>4</w:t>
      </w:r>
    </w:p>
    <w:p w:rsidR="00B04C2A" w:rsidRDefault="00B04C2A">
      <w:pPr>
        <w:pStyle w:val="Innehll2"/>
        <w:tabs>
          <w:tab w:val="right" w:leader="dot" w:pos="9072"/>
          <w:tab w:val="left" w:leader="dot" w:pos="9152"/>
        </w:tabs>
      </w:pPr>
      <w:r>
        <w:t xml:space="preserve">Steg 2. Översättningens validitet </w:t>
      </w:r>
      <w:r>
        <w:tab/>
        <w:t>6</w:t>
      </w:r>
    </w:p>
    <w:p w:rsidR="00B04C2A" w:rsidRDefault="00B04C2A">
      <w:pPr>
        <w:pStyle w:val="Innehll2"/>
        <w:tabs>
          <w:tab w:val="right" w:leader="dot" w:pos="9072"/>
          <w:tab w:val="left" w:leader="dot" w:pos="9152"/>
        </w:tabs>
      </w:pPr>
      <w:r>
        <w:t>Steg 3. Reabilitetstest av den svenska versionen.</w:t>
      </w:r>
      <w:r>
        <w:tab/>
        <w:t>7</w:t>
      </w:r>
    </w:p>
    <w:p w:rsidR="00B04C2A" w:rsidRDefault="00B04C2A">
      <w:pPr>
        <w:pStyle w:val="Innehll1"/>
        <w:tabs>
          <w:tab w:val="right" w:leader="dot" w:pos="9072"/>
          <w:tab w:val="left" w:leader="dot" w:pos="9435"/>
        </w:tabs>
      </w:pPr>
      <w:r>
        <w:t>Etiska aspekter</w:t>
      </w:r>
      <w:r>
        <w:tab/>
        <w:t>8</w:t>
      </w:r>
    </w:p>
    <w:p w:rsidR="00B04C2A" w:rsidRDefault="00B04C2A">
      <w:pPr>
        <w:pStyle w:val="Innehll1"/>
        <w:tabs>
          <w:tab w:val="right" w:leader="dot" w:pos="9072"/>
          <w:tab w:val="left" w:leader="dot" w:pos="9435"/>
        </w:tabs>
      </w:pPr>
      <w:r>
        <w:t xml:space="preserve">Resultat </w:t>
      </w:r>
      <w:r>
        <w:tab/>
        <w:t>8</w:t>
      </w:r>
    </w:p>
    <w:p w:rsidR="00B04C2A" w:rsidRDefault="00B04C2A">
      <w:pPr>
        <w:pStyle w:val="Innehll2"/>
        <w:tabs>
          <w:tab w:val="right" w:leader="dot" w:pos="9072"/>
          <w:tab w:val="left" w:leader="dot" w:pos="9152"/>
        </w:tabs>
      </w:pPr>
      <w:r>
        <w:t>Steg 1. Översättningen</w:t>
      </w:r>
      <w:r>
        <w:tab/>
        <w:t>8</w:t>
      </w:r>
    </w:p>
    <w:p w:rsidR="00B04C2A" w:rsidRDefault="00B04C2A">
      <w:pPr>
        <w:pStyle w:val="Innehll2"/>
        <w:tabs>
          <w:tab w:val="right" w:leader="dot" w:pos="9072"/>
          <w:tab w:val="left" w:leader="dot" w:pos="9152"/>
        </w:tabs>
      </w:pPr>
      <w:r>
        <w:t>Steg 2. Översättningens validitet</w:t>
      </w:r>
      <w:r>
        <w:tab/>
        <w:t>10</w:t>
      </w:r>
    </w:p>
    <w:p w:rsidR="00B04C2A" w:rsidRDefault="00B04C2A">
      <w:pPr>
        <w:pStyle w:val="Innehll2"/>
        <w:tabs>
          <w:tab w:val="right" w:leader="dot" w:pos="9072"/>
          <w:tab w:val="left" w:leader="dot" w:pos="9152"/>
        </w:tabs>
      </w:pPr>
      <w:r>
        <w:t>Steg 3. Reabilitetstest av den svenska versionen.</w:t>
      </w:r>
      <w:r>
        <w:tab/>
        <w:t>17</w:t>
      </w:r>
    </w:p>
    <w:p w:rsidR="00B04C2A" w:rsidRDefault="00B04C2A">
      <w:pPr>
        <w:pStyle w:val="Innehll1"/>
        <w:tabs>
          <w:tab w:val="right" w:leader="dot" w:pos="9072"/>
          <w:tab w:val="left" w:leader="dot" w:pos="9435"/>
        </w:tabs>
      </w:pPr>
      <w:r>
        <w:t xml:space="preserve">Diskussion </w:t>
      </w:r>
      <w:r>
        <w:tab/>
        <w:t>18</w:t>
      </w:r>
    </w:p>
    <w:p w:rsidR="00B04C2A" w:rsidRDefault="00B04C2A">
      <w:pPr>
        <w:pStyle w:val="Innehll2"/>
        <w:tabs>
          <w:tab w:val="right" w:leader="dot" w:pos="9072"/>
          <w:tab w:val="left" w:leader="dot" w:pos="9152"/>
        </w:tabs>
      </w:pPr>
      <w:r>
        <w:t>Metoddiskussion</w:t>
      </w:r>
      <w:r>
        <w:tab/>
        <w:t>18</w:t>
      </w:r>
    </w:p>
    <w:p w:rsidR="00B04C2A" w:rsidRDefault="00B04C2A">
      <w:pPr>
        <w:pStyle w:val="Innehll2"/>
        <w:tabs>
          <w:tab w:val="right" w:leader="dot" w:pos="9072"/>
          <w:tab w:val="left" w:leader="dot" w:pos="9152"/>
        </w:tabs>
      </w:pPr>
      <w:r>
        <w:t>Resultatdiskussion</w:t>
      </w:r>
      <w:r>
        <w:tab/>
        <w:t>20</w:t>
      </w:r>
    </w:p>
    <w:p w:rsidR="00B04C2A" w:rsidRDefault="00B04C2A">
      <w:pPr>
        <w:pStyle w:val="Innehll2"/>
        <w:tabs>
          <w:tab w:val="right" w:leader="dot" w:pos="9072"/>
          <w:tab w:val="left" w:leader="dot" w:pos="9152"/>
        </w:tabs>
      </w:pPr>
      <w:r>
        <w:t>Steg 1. Översättningen</w:t>
      </w:r>
      <w:r>
        <w:tab/>
        <w:t>20</w:t>
      </w:r>
    </w:p>
    <w:p w:rsidR="00B04C2A" w:rsidRDefault="00B04C2A">
      <w:pPr>
        <w:pStyle w:val="Innehll2"/>
        <w:tabs>
          <w:tab w:val="right" w:leader="dot" w:pos="9072"/>
          <w:tab w:val="left" w:leader="dot" w:pos="9152"/>
        </w:tabs>
      </w:pPr>
      <w:r>
        <w:t xml:space="preserve">Steg 2. Översättningens validitet </w:t>
      </w:r>
      <w:r>
        <w:tab/>
        <w:t>21</w:t>
      </w:r>
    </w:p>
    <w:p w:rsidR="00B04C2A" w:rsidRDefault="00B04C2A">
      <w:pPr>
        <w:pStyle w:val="Innehll2"/>
        <w:tabs>
          <w:tab w:val="right" w:leader="dot" w:pos="9072"/>
          <w:tab w:val="left" w:leader="dot" w:pos="9152"/>
        </w:tabs>
      </w:pPr>
      <w:r>
        <w:t>Steg 3. Reabilitetstest av den svenska versionen.</w:t>
      </w:r>
      <w:r>
        <w:tab/>
        <w:t>22</w:t>
      </w:r>
    </w:p>
    <w:p w:rsidR="00B04C2A" w:rsidRDefault="00B04C2A">
      <w:pPr>
        <w:pStyle w:val="Innehll2"/>
        <w:tabs>
          <w:tab w:val="right" w:leader="dot" w:pos="9072"/>
          <w:tab w:val="left" w:leader="dot" w:pos="9152"/>
        </w:tabs>
      </w:pPr>
      <w:r>
        <w:t xml:space="preserve">Studiens betydelse </w:t>
      </w:r>
      <w:r>
        <w:tab/>
        <w:t>22</w:t>
      </w:r>
    </w:p>
    <w:p w:rsidR="00B04C2A" w:rsidRDefault="00B04C2A">
      <w:pPr>
        <w:pStyle w:val="Innehll2"/>
        <w:tabs>
          <w:tab w:val="right" w:leader="dot" w:pos="9072"/>
          <w:tab w:val="left" w:leader="dot" w:pos="9152"/>
        </w:tabs>
      </w:pPr>
      <w:r>
        <w:t>Sammanfattning</w:t>
      </w:r>
      <w:r>
        <w:tab/>
        <w:t>23</w:t>
      </w:r>
    </w:p>
    <w:p w:rsidR="00B04C2A" w:rsidRDefault="00B04C2A">
      <w:pPr>
        <w:pStyle w:val="Innehll1"/>
        <w:tabs>
          <w:tab w:val="right" w:leader="dot" w:pos="9072"/>
          <w:tab w:val="left" w:leader="dot" w:pos="9435"/>
        </w:tabs>
        <w:sectPr w:rsidR="00B04C2A">
          <w:type w:val="continuous"/>
          <w:pgSz w:w="11906" w:h="16838"/>
          <w:pgMar w:top="1793" w:right="1424" w:bottom="989" w:left="1410" w:header="1513" w:footer="709" w:gutter="0"/>
          <w:cols w:space="720"/>
          <w:docGrid w:linePitch="360"/>
        </w:sectPr>
      </w:pPr>
      <w:r>
        <w:t>Referenslista</w:t>
      </w:r>
      <w:r>
        <w:tab/>
        <w:t>24</w:t>
      </w:r>
      <w:r>
        <w:fldChar w:fldCharType="end"/>
      </w:r>
    </w:p>
    <w:p w:rsidR="00B04C2A" w:rsidRDefault="00B04C2A">
      <w:pPr>
        <w:tabs>
          <w:tab w:val="right" w:leader="dot" w:pos="9075"/>
        </w:tabs>
        <w:spacing w:line="360" w:lineRule="auto"/>
        <w:ind w:left="0" w:right="70"/>
        <w:rPr>
          <w:b/>
          <w:bCs/>
          <w:sz w:val="22"/>
          <w:szCs w:val="22"/>
        </w:rPr>
      </w:pPr>
    </w:p>
    <w:p w:rsidR="00B04C2A" w:rsidRDefault="00B04C2A">
      <w:pPr>
        <w:pStyle w:val="Rubrik1"/>
        <w:numPr>
          <w:ilvl w:val="0"/>
          <w:numId w:val="0"/>
        </w:numPr>
        <w:ind w:left="397"/>
        <w:rPr>
          <w:sz w:val="22"/>
          <w:szCs w:val="22"/>
        </w:rPr>
      </w:pPr>
    </w:p>
    <w:p w:rsidR="00B04C2A" w:rsidRDefault="00B04C2A"/>
    <w:p w:rsidR="00B04C2A" w:rsidRDefault="00B04C2A">
      <w:pPr>
        <w:sectPr w:rsidR="00B04C2A">
          <w:type w:val="continuous"/>
          <w:pgSz w:w="11906" w:h="16838"/>
          <w:pgMar w:top="1793" w:right="1424" w:bottom="989" w:left="1410" w:header="1513" w:footer="709" w:gutter="0"/>
          <w:cols w:space="720"/>
          <w:docGrid w:linePitch="360"/>
        </w:sectPr>
      </w:pPr>
    </w:p>
    <w:p w:rsidR="00B04C2A" w:rsidRDefault="00B04C2A">
      <w:pPr>
        <w:pStyle w:val="Rubrik1"/>
        <w:jc w:val="both"/>
      </w:pPr>
      <w:r>
        <w:lastRenderedPageBreak/>
        <w:t xml:space="preserve">Bakgrund </w:t>
      </w:r>
    </w:p>
    <w:p w:rsidR="00B04C2A" w:rsidRDefault="00B04C2A">
      <w:pPr>
        <w:pStyle w:val="Rubrik2"/>
        <w:jc w:val="both"/>
      </w:pPr>
      <w:r>
        <w:t>Behov av tillförlitliga bedömningsinstrument</w:t>
      </w:r>
    </w:p>
    <w:p w:rsidR="00B04C2A" w:rsidRDefault="00B04C2A">
      <w:pPr>
        <w:pStyle w:val="Brdtext"/>
        <w:ind w:left="0"/>
      </w:pPr>
      <w:r>
        <w:t>Barn med neuropsykiatriska diagnoser har de senaste 20 åren uppmärksammats mer och mer. I takt med att kunskapen har ökat har krit</w:t>
      </w:r>
      <w:del w:id="36" w:author="Peter Odeus" w:date="2012-05-29T21:24:00Z">
        <w:r w:rsidDel="00213E94">
          <w:delText>i</w:delText>
        </w:r>
      </w:del>
      <w:r>
        <w:t xml:space="preserve">erierna för de olika diagnoserna ändrats och fler personer anses ha diagnoser som </w:t>
      </w:r>
      <w:ins w:id="37" w:author="Peter Odeus" w:date="2012-05-29T21:25:00Z">
        <w:r w:rsidR="00213E94">
          <w:t>tillhör</w:t>
        </w:r>
      </w:ins>
      <w:del w:id="38" w:author="Peter Odeus" w:date="2012-05-29T21:25:00Z">
        <w:r w:rsidDel="00213E94">
          <w:delText>faller</w:delText>
        </w:r>
      </w:del>
      <w:r>
        <w:t xml:space="preserve"> </w:t>
      </w:r>
      <w:del w:id="39" w:author="Peter Odeus" w:date="2012-05-29T21:25:00Z">
        <w:r w:rsidDel="00213E94">
          <w:delText xml:space="preserve">under </w:delText>
        </w:r>
      </w:del>
      <w:r>
        <w:t>neuropsykiatrins område</w:t>
      </w:r>
      <w:ins w:id="40" w:author="Peter Odeus" w:date="2012-05-29T21:25:00Z">
        <w:r w:rsidR="00213E94">
          <w:t xml:space="preserve"> </w:t>
        </w:r>
      </w:ins>
      <w:del w:id="41" w:author="Peter Odeus" w:date="2012-05-29T21:25:00Z">
        <w:r w:rsidDel="00213E94">
          <w:delText xml:space="preserve"> </w:delText>
        </w:r>
      </w:del>
      <w:ins w:id="42" w:author="Lisbeth Claesson" w:date="2012-04-20T13:45:00Z">
        <w:del w:id="43" w:author="Peter Odeus" w:date="2012-05-29T21:25:00Z">
          <w:r w:rsidDel="00213E94">
            <w:delText>inom autismspektr</w:delText>
          </w:r>
        </w:del>
        <w:del w:id="44" w:author="Peter Odeus" w:date="2012-05-29T21:24:00Z">
          <w:r w:rsidDel="00213E94">
            <w:delText xml:space="preserve">at?? </w:delText>
          </w:r>
        </w:del>
      </w:ins>
      <w:r>
        <w:t>exempelvis Autism, Attention Deficit Disorder (ADHD) samt Aspergers Syndrom (AS) (1).</w:t>
      </w:r>
    </w:p>
    <w:p w:rsidR="00B04C2A" w:rsidRDefault="00B04C2A">
      <w:pPr>
        <w:pStyle w:val="Brdtext"/>
        <w:ind w:left="0"/>
      </w:pPr>
      <w:r>
        <w:t>Ett barn med någon av ovanstående diagnoser kan inte jämföras sinsemellan då symptomen kan variera (2,3,4)</w:t>
      </w:r>
      <w:ins w:id="45" w:author="Peter Odeus" w:date="2012-05-29T21:28:00Z">
        <w:r w:rsidR="00213E94">
          <w:t xml:space="preserve"> Barn inom </w:t>
        </w:r>
      </w:ins>
      <w:del w:id="46" w:author="Peter Odeus" w:date="2012-05-29T21:28:00Z">
        <w:r w:rsidDel="00213E94">
          <w:delText xml:space="preserve"> De vanligaste</w:delText>
        </w:r>
      </w:del>
      <w:del w:id="47" w:author="Peter Odeus" w:date="2012-05-29T21:26:00Z">
        <w:r w:rsidDel="00213E94">
          <w:delText xml:space="preserve"> tecknen i</w:delText>
        </w:r>
      </w:del>
      <w:del w:id="48" w:author="Peter Odeus" w:date="2012-05-29T21:28:00Z">
        <w:r w:rsidDel="00213E94">
          <w:delText xml:space="preserve">nom </w:delText>
        </w:r>
      </w:del>
      <w:r>
        <w:t>autismspektrat</w:t>
      </w:r>
      <w:ins w:id="49" w:author="Peter Odeus" w:date="2012-05-29T21:28:00Z">
        <w:r w:rsidR="00213E94">
          <w:t xml:space="preserve"> har </w:t>
        </w:r>
      </w:ins>
      <w:del w:id="50" w:author="Peter Odeus" w:date="2012-05-29T21:28:00Z">
        <w:r w:rsidDel="00213E94">
          <w:delText xml:space="preserve"> är </w:delText>
        </w:r>
      </w:del>
      <w:r>
        <w:t xml:space="preserve">nedsatta sociala färdigheter, nedsatt kommunikationsförmåga, stereotypa beteenden och oförmåga till flexibilitet (5, 6). </w:t>
      </w:r>
      <w:ins w:id="51" w:author="Peter Odeus" w:date="2012-05-29T21:30:00Z">
        <w:r w:rsidR="006602BE">
          <w:t>Barnens vardag påverkas genom att de har svårt att ingå i sociala sammanhang och fungera bra tills</w:t>
        </w:r>
      </w:ins>
      <w:ins w:id="52" w:author="Peter Odeus" w:date="2012-05-29T21:32:00Z">
        <w:r w:rsidR="006602BE">
          <w:t>a</w:t>
        </w:r>
      </w:ins>
      <w:ins w:id="53" w:author="Peter Odeus" w:date="2012-05-29T21:30:00Z">
        <w:r w:rsidR="006602BE">
          <w:t>m</w:t>
        </w:r>
      </w:ins>
      <w:ins w:id="54" w:author="Peter Odeus" w:date="2012-05-29T21:32:00Z">
        <w:r w:rsidR="006602BE">
          <w:t>m</w:t>
        </w:r>
      </w:ins>
      <w:ins w:id="55" w:author="Peter Odeus" w:date="2012-05-29T21:30:00Z">
        <w:r w:rsidR="006602BE">
          <w:t xml:space="preserve">ans med andra barn. Familjelivet påverkas då </w:t>
        </w:r>
      </w:ins>
      <w:ins w:id="56" w:author="Peter Odeus" w:date="2012-05-29T21:32:00Z">
        <w:r w:rsidR="006602BE">
          <w:t xml:space="preserve">barnet kan vara krävande och innan familjen förstår orsaken till barnens annorlunda beteende kan </w:t>
        </w:r>
      </w:ins>
      <w:ins w:id="57" w:author="Peter Odeus" w:date="2012-05-29T21:35:00Z">
        <w:r w:rsidR="006602BE">
          <w:t xml:space="preserve">det </w:t>
        </w:r>
      </w:ins>
      <w:ins w:id="58" w:author="Peter Odeus" w:date="2012-05-29T21:32:00Z">
        <w:r w:rsidR="006602BE">
          <w:t>skapa mycket frustration och konflikt.</w:t>
        </w:r>
      </w:ins>
      <w:ins w:id="59" w:author="Lisbeth Claesson" w:date="2012-04-20T13:47:00Z">
        <w:del w:id="60" w:author="Peter Odeus" w:date="2012-05-29T21:30:00Z">
          <w:r w:rsidR="006602BE" w:rsidDel="006602BE">
            <w:delText>Hur kan detta påverka barnens vardagsliv?</w:delText>
          </w:r>
        </w:del>
        <w:r w:rsidR="006602BE">
          <w:t xml:space="preserve"> </w:t>
        </w:r>
      </w:ins>
      <w:r w:rsidR="006602BE">
        <w:t>Barn inom gruppen högfungerande autism, är de som har normal eller precis under normal intelligens</w:t>
      </w:r>
      <w:ins w:id="61" w:author="Peter Odeus" w:date="2012-05-29T21:36:00Z">
        <w:r w:rsidR="006602BE">
          <w:t xml:space="preserve"> </w:t>
        </w:r>
      </w:ins>
      <w:ins w:id="62" w:author="Lisbeth Claesson" w:date="2012-04-20T13:47:00Z">
        <w:del w:id="63" w:author="Peter Odeus" w:date="2012-05-29T21:36:00Z">
          <w:r w:rsidR="006602BE" w:rsidDel="006602BE">
            <w:delText xml:space="preserve"> </w:delText>
          </w:r>
        </w:del>
      </w:ins>
      <w:ins w:id="64" w:author="Peter Odeus" w:date="2012-05-29T21:35:00Z">
        <w:r w:rsidR="006602BE">
          <w:t>(4)</w:t>
        </w:r>
      </w:ins>
      <w:ins w:id="65" w:author="Lisbeth Claesson" w:date="2012-04-20T13:47:00Z">
        <w:del w:id="66" w:author="Peter Odeus" w:date="2012-05-29T21:35:00Z">
          <w:r w:rsidR="006602BE" w:rsidDel="006602BE">
            <w:delText>är det samma ref som 4 Det kan vara bra att ha en referens här också då det är ett påstående</w:delText>
          </w:r>
        </w:del>
      </w:ins>
      <w:del w:id="67" w:author="Peter Odeus" w:date="2012-05-29T21:35:00Z">
        <w:r w:rsidR="006602BE" w:rsidDel="006602BE">
          <w:delText xml:space="preserve">. </w:delText>
        </w:r>
      </w:del>
      <w:r w:rsidR="006602BE">
        <w:t>Knappt en procent av alla barn i Sverige har någon form av auti</w:t>
      </w:r>
      <w:del w:id="68" w:author="Peter Odeus" w:date="2012-05-29T21:38:00Z">
        <w:r w:rsidR="006602BE" w:rsidDel="00530460">
          <w:delText>m</w:delText>
        </w:r>
      </w:del>
      <w:r w:rsidR="006602BE">
        <w:t>s</w:t>
      </w:r>
      <w:ins w:id="69" w:author="Peter Odeus" w:date="2012-05-29T21:38:00Z">
        <w:r w:rsidR="006602BE">
          <w:t>m</w:t>
        </w:r>
      </w:ins>
      <w:ins w:id="70" w:author="Peter Odeus" w:date="2012-05-29T21:39:00Z">
        <w:r w:rsidR="006602BE">
          <w:t>s</w:t>
        </w:r>
      </w:ins>
      <w:r w:rsidR="006602BE">
        <w:t>pektrumtillsånd, vilket innebä</w:t>
      </w:r>
      <w:ins w:id="71" w:author="Peter Odeus" w:date="2012-05-29T21:36:00Z">
        <w:r w:rsidR="006602BE">
          <w:t>r</w:t>
        </w:r>
      </w:ins>
      <w:del w:id="72" w:author="Peter Odeus" w:date="2012-05-29T21:35:00Z">
        <w:r w:rsidR="006602BE" w:rsidDel="006602BE">
          <w:delText>r</w:delText>
        </w:r>
      </w:del>
      <w:r w:rsidR="006602BE">
        <w:t xml:space="preserve"> att det finns omkring 13000 barn- och unga inom denna kategori. </w:t>
      </w:r>
      <w:r>
        <w:t xml:space="preserve">Av dessa 13000 barn har 0,2-0,3 procent autism och ungefär dubbelt så många har AS (4). </w:t>
      </w:r>
    </w:p>
    <w:p w:rsidR="00B04C2A" w:rsidRDefault="00B04C2A">
      <w:pPr>
        <w:pStyle w:val="Brdtext"/>
        <w:ind w:left="0"/>
        <w:rPr>
          <w:b/>
          <w:bCs/>
        </w:rPr>
      </w:pPr>
      <w:r>
        <w:t xml:space="preserve">Den största skillnaden grupperna emellan är att de med AS inte har nedsatt förmåga att lära sig språket men tros ha lika svårt som de med autism att tolka det ickeverbala språket (4,6). Även förmågor inom de sensoriska områdena tros vara nedsatt för en stor del av dessa barn (2,4,7,8) Att kunna bearbeta de sensoriska intrycken man utsätts för varje dag ligger till grund för hur man beter sig och hur man kan klara att utföra sina dagliga aktiviteter (2, 7, 9) Om ett barn upplever aktivitetsbegränsningar och en oförmåga till att utföra samma dagliga aktiviteter som sina jämnåriga blir även delaktigheten i sociala </w:t>
      </w:r>
      <w:del w:id="73" w:author="Peter Odeus" w:date="2012-05-29T21:49:00Z">
        <w:r w:rsidDel="00D440CF">
          <w:delText>sammanhang  påverkad</w:delText>
        </w:r>
      </w:del>
      <w:ins w:id="74" w:author="Peter Odeus" w:date="2012-05-29T21:49:00Z">
        <w:r w:rsidR="00D440CF">
          <w:t>sammanhang påverkad</w:t>
        </w:r>
      </w:ins>
      <w:r>
        <w:t xml:space="preserve">. Förutsättningarna för att kunna utvecklas som sina </w:t>
      </w:r>
      <w:del w:id="75" w:author="Peter Odeus" w:date="2012-05-29T21:49:00Z">
        <w:r w:rsidDel="00D440CF">
          <w:delText>jämnåriga  begränsas</w:delText>
        </w:r>
      </w:del>
      <w:ins w:id="76" w:author="Peter Odeus" w:date="2012-05-29T21:49:00Z">
        <w:r w:rsidR="00D440CF">
          <w:t>jämnåriga begränsas</w:t>
        </w:r>
      </w:ins>
      <w:r>
        <w:t xml:space="preserve"> därmed(5,</w:t>
      </w:r>
      <w:r>
        <w:rPr>
          <w:b/>
          <w:bCs/>
        </w:rPr>
        <w:t>19)</w:t>
      </w:r>
      <w:ins w:id="77" w:author="Lisbeth Claesson" w:date="2012-04-20T13:48:00Z">
        <w:r>
          <w:rPr>
            <w:b/>
            <w:bCs/>
          </w:rPr>
          <w:t xml:space="preserve">är 19 rätt referens? </w:t>
        </w:r>
      </w:ins>
      <w:ins w:id="78" w:author="Peter Odeus" w:date="2012-05-29T21:46:00Z">
        <w:r w:rsidR="006602BE">
          <w:rPr>
            <w:b/>
            <w:bCs/>
          </w:rPr>
          <w:t>Nej, det är 19 i en gammal reflista som jag ska rätta till.</w:t>
        </w:r>
      </w:ins>
      <w:ins w:id="79" w:author="Lisbeth Claesson" w:date="2012-04-20T13:49:00Z">
        <w:del w:id="80" w:author="Peter Odeus" w:date="2012-05-29T21:46:00Z">
          <w:r w:rsidDel="006602BE">
            <w:rPr>
              <w:b/>
              <w:bCs/>
            </w:rPr>
            <w:delText xml:space="preserve">Jag tänker att den ref till vuxna – </w:delText>
          </w:r>
        </w:del>
        <w:r>
          <w:rPr>
            <w:b/>
            <w:bCs/>
          </w:rPr>
          <w:t>finns det någon som riktas till bara?</w:t>
        </w:r>
      </w:ins>
    </w:p>
    <w:p w:rsidR="00B04C2A" w:rsidRDefault="00B04C2A">
      <w:pPr>
        <w:pStyle w:val="Brdtext"/>
        <w:ind w:left="0"/>
        <w:rPr>
          <w:b/>
          <w:bCs/>
        </w:rPr>
      </w:pPr>
      <w:r>
        <w:t>Även barnets roller i livet kan påverkas av svårigheterna inom omgivningsfaktorerna som består av alla de intryck ett barn ska hantera, b</w:t>
      </w:r>
      <w:ins w:id="81" w:author="Peter Odeus" w:date="2012-05-29T21:47:00Z">
        <w:r w:rsidR="006602BE">
          <w:t>.</w:t>
        </w:r>
      </w:ins>
      <w:r>
        <w:t>la känsel, smak, informationsflöden. Då ne</w:t>
      </w:r>
      <w:ins w:id="82" w:author="Peter Odeus" w:date="2012-05-29T21:49:00Z">
        <w:r w:rsidR="00D440CF">
          <w:t>uro</w:t>
        </w:r>
      </w:ins>
      <w:del w:id="83" w:author="Peter Odeus" w:date="2012-05-29T21:49:00Z">
        <w:r w:rsidDel="00D440CF">
          <w:delText>r</w:delText>
        </w:r>
      </w:del>
      <w:del w:id="84" w:author="Peter Odeus" w:date="2012-05-29T21:50:00Z">
        <w:r w:rsidDel="00D440CF">
          <w:delText>uro</w:delText>
        </w:r>
      </w:del>
      <w:r>
        <w:t>psyk</w:t>
      </w:r>
      <w:ins w:id="85" w:author="Peter Odeus" w:date="2012-05-29T21:50:00Z">
        <w:r w:rsidR="00D440CF">
          <w:t>i</w:t>
        </w:r>
      </w:ins>
      <w:r>
        <w:t xml:space="preserve">atriska diagnoser ofta är ett osynligt funktionshinder kan barnet upplevas störande och avvikande i sociala sammanhang. Det kan vara svårt för familjen/barnet att ta sig ur sådana roller och negativa spiraler på egen hand därför är det viktigt med ett gemensamt </w:t>
      </w:r>
      <w:del w:id="86" w:author="Peter Odeus" w:date="2012-05-29T21:50:00Z">
        <w:r w:rsidDel="00D440CF">
          <w:delText>språk  som</w:delText>
        </w:r>
      </w:del>
      <w:ins w:id="87" w:author="Peter Odeus" w:date="2012-05-29T21:50:00Z">
        <w:r w:rsidR="00D440CF">
          <w:t>språk som</w:t>
        </w:r>
      </w:ins>
      <w:r>
        <w:t xml:space="preserve"> underlättar i </w:t>
      </w:r>
      <w:del w:id="88" w:author="Peter Odeus" w:date="2012-05-29T21:51:00Z">
        <w:r w:rsidDel="00D440CF">
          <w:delText>kommunkationen</w:delText>
        </w:r>
      </w:del>
      <w:ins w:id="89" w:author="Peter Odeus" w:date="2012-05-29T21:51:00Z">
        <w:r w:rsidR="00D440CF">
          <w:t>kommunikationen</w:t>
        </w:r>
      </w:ins>
      <w:r>
        <w:t xml:space="preserve"> med barnet och de som jobbar med barnet. Det är viktigt att använda sig av </w:t>
      </w:r>
      <w:del w:id="90" w:author="Peter Odeus" w:date="2012-05-29T21:51:00Z">
        <w:r w:rsidDel="00D440CF">
          <w:delText>bedömningsintrument</w:delText>
        </w:r>
      </w:del>
      <w:ins w:id="91" w:author="Peter Odeus" w:date="2012-05-29T21:51:00Z">
        <w:r w:rsidR="00D440CF">
          <w:t>bedömningsinstrument</w:t>
        </w:r>
      </w:ins>
      <w:r>
        <w:t xml:space="preserve"> som sätter fokus på de aktiviteter som barnet är </w:t>
      </w:r>
      <w:del w:id="92" w:author="Peter Odeus" w:date="2012-05-29T21:50:00Z">
        <w:r w:rsidDel="00D440CF">
          <w:delText>engagerat  i</w:delText>
        </w:r>
      </w:del>
      <w:ins w:id="93" w:author="Peter Odeus" w:date="2012-05-29T21:50:00Z">
        <w:r w:rsidR="00D440CF">
          <w:t>engagerat i</w:t>
        </w:r>
      </w:ins>
      <w:r>
        <w:t xml:space="preserve"> </w:t>
      </w:r>
      <w:r>
        <w:rPr>
          <w:b/>
          <w:bCs/>
        </w:rPr>
        <w:t>(19).</w:t>
      </w:r>
      <w:ins w:id="94" w:author="Lisbeth Claesson" w:date="2012-04-20T13:49:00Z">
        <w:r>
          <w:rPr>
            <w:b/>
            <w:bCs/>
          </w:rPr>
          <w:t xml:space="preserve"> Se kommentar ovan ang ref.</w:t>
        </w:r>
      </w:ins>
    </w:p>
    <w:p w:rsidR="00B04C2A" w:rsidRDefault="00B04C2A">
      <w:pPr>
        <w:pStyle w:val="Brdtext"/>
        <w:ind w:left="0"/>
      </w:pPr>
      <w:r>
        <w:t>För arbetsterapeuter verksamma i Sverige finns inga valida och reliabla bedömningsinstrument som riktar sig mot problematiken inom sensorisk integration.</w:t>
      </w:r>
    </w:p>
    <w:p w:rsidR="00B04C2A" w:rsidRDefault="00B04C2A">
      <w:pPr>
        <w:pStyle w:val="Brdtext"/>
        <w:ind w:left="0"/>
      </w:pPr>
      <w:r>
        <w:t xml:space="preserve">Det aktuella bedömningsinstrument som </w:t>
      </w:r>
      <w:ins w:id="95" w:author="Peter Odeus" w:date="2012-05-29T21:54:00Z">
        <w:r w:rsidR="00D440CF">
          <w:t>ska</w:t>
        </w:r>
      </w:ins>
      <w:del w:id="96" w:author="Peter Odeus" w:date="2012-05-29T21:54:00Z">
        <w:r w:rsidDel="00D440CF">
          <w:delText>avses</w:delText>
        </w:r>
      </w:del>
      <w:del w:id="97" w:author="Peter Odeus" w:date="2012-05-29T21:55:00Z">
        <w:r w:rsidDel="00D440CF">
          <w:delText xml:space="preserve"> a</w:delText>
        </w:r>
      </w:del>
      <w:del w:id="98" w:author="Peter Odeus" w:date="2012-05-29T21:54:00Z">
        <w:r w:rsidDel="00D440CF">
          <w:delText>tt</w:delText>
        </w:r>
      </w:del>
      <w:r>
        <w:t xml:space="preserve"> översättas och testas i föreliggande studie heter ”Evaluation of sensory processing”(ESP) (2). ESP är utvecklat i USA och är ett </w:t>
      </w:r>
      <w:del w:id="99" w:author="Peter Odeus" w:date="2012-05-29T21:55:00Z">
        <w:r w:rsidDel="00D440CF">
          <w:delText xml:space="preserve">frågeformulär </w:delText>
        </w:r>
      </w:del>
      <w:ins w:id="100" w:author="Lisbeth Claesson" w:date="2012-04-20T13:54:00Z">
        <w:r w:rsidR="00AD1D8C">
          <w:t>bedömningsinstrument</w:t>
        </w:r>
      </w:ins>
      <w:ins w:id="101" w:author="Peter Odeus" w:date="2012-05-29T21:53:00Z">
        <w:r w:rsidR="00D440CF">
          <w:t xml:space="preserve"> </w:t>
        </w:r>
      </w:ins>
      <w:ins w:id="102" w:author="Lisbeth Claesson" w:date="2012-04-20T13:55:00Z">
        <w:del w:id="103" w:author="Peter Odeus" w:date="2012-05-29T21:53:00Z">
          <w:r w:rsidR="00AD1D8C" w:rsidDel="00D440CF">
            <w:delText>?</w:delText>
          </w:r>
        </w:del>
      </w:ins>
      <w:ins w:id="104" w:author="Lisbeth Claesson" w:date="2012-04-20T13:54:00Z">
        <w:del w:id="105" w:author="Peter Odeus" w:date="2012-05-29T21:53:00Z">
          <w:r w:rsidR="00AD1D8C" w:rsidDel="00D440CF">
            <w:delText xml:space="preserve"> </w:delText>
          </w:r>
        </w:del>
      </w:ins>
      <w:r>
        <w:t>som fylls</w:t>
      </w:r>
      <w:ins w:id="106" w:author="Peter Odeus" w:date="2012-05-29T21:53:00Z">
        <w:r w:rsidR="00D440CF">
          <w:t xml:space="preserve"> </w:t>
        </w:r>
      </w:ins>
      <w:del w:id="107" w:author="Peter Odeus" w:date="2012-05-29T21:53:00Z">
        <w:r w:rsidDel="00D440CF">
          <w:delText xml:space="preserve"> </w:delText>
        </w:r>
      </w:del>
      <w:r>
        <w:t>i av föräldrar med barn som har svårigheter i sin vardag. Svaren bildar ett underlag som hjälper arbetsterapeuten att förstå hur barnet reagerar på sensoriska stimuli i sin naturliga miljö. Utifrån informationen kan behandling planeras. Det ger också en plattform att diskutera kring barnets styrkor och svagheter tillsammans med barnets föräldrar (2, 10).</w:t>
      </w:r>
    </w:p>
    <w:p w:rsidR="00B04C2A" w:rsidRDefault="00B04C2A">
      <w:pPr>
        <w:pStyle w:val="Rubrik2"/>
      </w:pPr>
      <w:r>
        <w:t xml:space="preserve">Sensory Integration </w:t>
      </w:r>
    </w:p>
    <w:p w:rsidR="00B04C2A" w:rsidRDefault="00B04C2A">
      <w:pPr>
        <w:pStyle w:val="Brdtext"/>
        <w:ind w:left="0"/>
      </w:pPr>
      <w:r>
        <w:t xml:space="preserve">Sensory Integration (SI) grundades av arbetsterapeuten Jean Ayres. Hennes främsta avsikt var att </w:t>
      </w:r>
      <w:r>
        <w:lastRenderedPageBreak/>
        <w:t>utveckla en teori som kunde förklara sambanden mellan beteende och kroppens neurologiska funktioner i syfte att kunna bestämma en framgångsrik intervention (2,7,11). Forskning inom SI-teorin har pågått sedan 1960-talet och är omfattande, speciellt i USA (9,12,13).</w:t>
      </w:r>
    </w:p>
    <w:p w:rsidR="00B04C2A" w:rsidRDefault="00B04C2A">
      <w:pPr>
        <w:pStyle w:val="Brdtext"/>
        <w:ind w:left="0"/>
      </w:pPr>
      <w:r>
        <w:t xml:space="preserve">Från att teorin ursprungligen utvecklats med avsikt att hjälpa yngre skolbarn med inlärningsproblem, omfattas nu människor i alla åldrar och med varierande diagnoser. Några exempel på diagnoser är Autism, ADHD och Cerebral Pares (CP) (3,9). Det är emellertid viktigt att påpeka att SI-behandlingen inte sätts in för att </w:t>
      </w:r>
      <w:r>
        <w:rPr>
          <w:i/>
          <w:iCs/>
        </w:rPr>
        <w:t>bota</w:t>
      </w:r>
      <w:r>
        <w:t xml:space="preserve"> dessa diagnoser, utan för att förbättra den sensoriska integrationen som ofta också är nedsatt (2,9). Ett exempel kan vara barn med överkänslighet mot beröring som vanligtvis inte upplevs störande (”tactile defensiveness”)(2). Dessa barn kan stöta på många problem i sin vardag. De kan till exempel känna obehag av vissa klädesmaterial, verka kräsen i maten beroende på konsistensen, hata att bada, duscha och tvätta håret. Svåra konflikter kan uppstå när barnet behöver klippa hår eller naglar. I skolan blir det ofta bråk när barnet står i kö eller deltar i lekar där det ingår kroppskontakt, exempelvis “ta fatt“. Föräldrar och lärare misstolkar lätt källan till problemen och förklarar det med dåligt uppförande (2,10).</w:t>
      </w:r>
    </w:p>
    <w:p w:rsidR="00B04C2A" w:rsidRDefault="00B04C2A">
      <w:pPr>
        <w:pStyle w:val="Brdtext"/>
        <w:ind w:left="0"/>
      </w:pPr>
      <w:r>
        <w:t xml:space="preserve">Utifrån SI har en mängd bedömningsinstrument utvecklats. Det mest omfattande mätinstrumentet inom SI är </w:t>
      </w:r>
      <w:r>
        <w:rPr>
          <w:i/>
          <w:iCs/>
        </w:rPr>
        <w:t>Sensory Integration and Praxis Test</w:t>
      </w:r>
      <w:r>
        <w:t xml:space="preserve"> (SIPT)(1), vilket består av 17 deltest och utvecklades av bland andra teorins grundare J. Ayres. SIPT </w:t>
      </w:r>
      <w:ins w:id="108" w:author="Peter Odeus" w:date="2012-05-29T22:01:00Z">
        <w:r w:rsidR="00B979A2">
          <w:t xml:space="preserve">kan användas på barn mellan 4-8 år som har milda eller medelsvåra </w:t>
        </w:r>
      </w:ins>
      <w:ins w:id="109" w:author="Peter Odeus" w:date="2012-05-29T22:07:00Z">
        <w:r w:rsidR="00B979A2">
          <w:t>beteende</w:t>
        </w:r>
      </w:ins>
      <w:ins w:id="110" w:author="Peter Odeus" w:date="2012-05-29T22:01:00Z">
        <w:r w:rsidR="00B979A2">
          <w:t xml:space="preserve">-, inlärnings- eller är försenade i sin </w:t>
        </w:r>
      </w:ins>
      <w:ins w:id="111" w:author="Peter Odeus" w:date="2012-05-29T22:07:00Z">
        <w:r w:rsidR="00B979A2">
          <w:t>utveckling</w:t>
        </w:r>
      </w:ins>
      <w:ins w:id="112" w:author="Peter Odeus" w:date="2012-05-29T22:01:00Z">
        <w:r w:rsidR="00B979A2">
          <w:t xml:space="preserve"> och resultatet </w:t>
        </w:r>
      </w:ins>
      <w:commentRangeStart w:id="113"/>
      <w:r>
        <w:t xml:space="preserve">förser arbetsterapeuten </w:t>
      </w:r>
      <w:commentRangeEnd w:id="113"/>
      <w:r>
        <w:rPr>
          <w:rStyle w:val="Kommentarsreferens"/>
        </w:rPr>
        <w:commentReference w:id="113"/>
      </w:r>
      <w:ins w:id="114" w:author="Peter Odeus" w:date="2012-05-29T22:05:00Z">
        <w:r w:rsidR="00B979A2">
          <w:t>information kring barnens</w:t>
        </w:r>
      </w:ins>
      <w:ins w:id="115" w:author="Peter Odeus" w:date="2012-05-29T22:06:00Z">
        <w:r w:rsidR="00B979A2">
          <w:t xml:space="preserve"> </w:t>
        </w:r>
      </w:ins>
      <w:del w:id="116" w:author="Peter Odeus" w:date="2012-05-29T22:06:00Z">
        <w:r w:rsidDel="00B979A2">
          <w:delText>m</w:delText>
        </w:r>
      </w:del>
      <w:del w:id="117" w:author="Peter Odeus" w:date="2012-05-29T22:05:00Z">
        <w:r w:rsidDel="00B979A2">
          <w:delText xml:space="preserve">ed </w:delText>
        </w:r>
      </w:del>
      <w:r>
        <w:t xml:space="preserve">specifika SI- </w:t>
      </w:r>
      <w:del w:id="118" w:author="Peter Odeus" w:date="2012-05-29T22:05:00Z">
        <w:r w:rsidDel="00B979A2">
          <w:delText>diagnoser</w:delText>
        </w:r>
      </w:del>
      <w:ins w:id="119" w:author="Peter Odeus" w:date="2012-05-29T22:05:00Z">
        <w:r w:rsidR="00B979A2">
          <w:t>problem</w:t>
        </w:r>
      </w:ins>
      <w:ins w:id="120" w:author="Peter Odeus" w:date="2012-05-29T22:06:00Z">
        <w:r w:rsidR="00B979A2">
          <w:t>, exempelvis om det rör sig om gravitationsosäkerhet eller taktil överkänslighet.</w:t>
        </w:r>
      </w:ins>
      <w:del w:id="121" w:author="Peter Odeus" w:date="2012-05-29T22:05:00Z">
        <w:r w:rsidDel="00B979A2">
          <w:delText xml:space="preserve"> hos barn mellan 4 och 8 år med milda eller medelsvåra beteende-, inlärnings- eller utvecklingsproblem</w:delText>
        </w:r>
      </w:del>
      <w:del w:id="122" w:author="Peter Odeus" w:date="2012-05-29T22:06:00Z">
        <w:r w:rsidDel="00B979A2">
          <w:delText xml:space="preserve"> </w:delText>
        </w:r>
      </w:del>
      <w:r>
        <w:t>(14). SIPT tar emellertid lång tid</w:t>
      </w:r>
      <w:ins w:id="123" w:author="Peter Odeus" w:date="2012-05-29T22:00:00Z">
        <w:r w:rsidR="00B979A2">
          <w:t xml:space="preserve"> att genomföra</w:t>
        </w:r>
      </w:ins>
      <w:r>
        <w:t>, kräver utbildning och är relativt dyr att genomföra och dessutom är validiteten koncentrerad till en relativt liten målgrupp jämfört med den omfattning SI har (12,13).</w:t>
      </w:r>
    </w:p>
    <w:p w:rsidR="00B04C2A" w:rsidRDefault="00B04C2A">
      <w:pPr>
        <w:pStyle w:val="Brdtext"/>
        <w:ind w:left="0"/>
      </w:pPr>
      <w:r>
        <w:t xml:space="preserve">I de fall där SIPT inte är aktuellt tar arbetsterapeuten hjälp av checklistor, frågeformulär, observationer och intervjuer. Frågeformulär har utvecklats för olika målgrupper ex. Taktil </w:t>
      </w:r>
      <w:del w:id="124" w:author="Peter Odeus" w:date="2012-05-29T22:07:00Z">
        <w:r w:rsidDel="00B979A2">
          <w:delText>överkänlighet</w:delText>
        </w:r>
      </w:del>
      <w:ins w:id="125" w:author="Peter Odeus" w:date="2012-05-29T22:07:00Z">
        <w:r w:rsidR="00B979A2">
          <w:t>överkänslighet</w:t>
        </w:r>
      </w:ins>
      <w:r>
        <w:t xml:space="preserve"> och</w:t>
      </w:r>
      <w:ins w:id="126" w:author="Peter Odeus" w:date="2012-05-29T22:08:00Z">
        <w:r w:rsidR="00B979A2">
          <w:t xml:space="preserve"> är alltifrån </w:t>
        </w:r>
        <w:r w:rsidR="00A04323">
          <w:t>8 frågor till 80 frågor</w:t>
        </w:r>
      </w:ins>
      <w:ins w:id="127" w:author="Peter Odeus" w:date="2012-05-29T22:09:00Z">
        <w:r w:rsidR="00A04323">
          <w:t xml:space="preserve"> långa</w:t>
        </w:r>
      </w:ins>
      <w:del w:id="128" w:author="Peter Odeus" w:date="2012-05-29T22:08:00Z">
        <w:r w:rsidDel="00B979A2">
          <w:delText xml:space="preserve"> har </w:delText>
        </w:r>
        <w:commentRangeStart w:id="129"/>
        <w:r w:rsidDel="00B979A2">
          <w:delText>olika tidsramar</w:delText>
        </w:r>
      </w:del>
      <w:r>
        <w:t xml:space="preserve"> </w:t>
      </w:r>
      <w:commentRangeEnd w:id="129"/>
      <w:r>
        <w:rPr>
          <w:rStyle w:val="Kommentarsreferens"/>
        </w:rPr>
        <w:commentReference w:id="129"/>
      </w:r>
      <w:r>
        <w:t xml:space="preserve">(2). De kallas vanligen för “sensory histories“, det vill säga sensorisk bakgrundsdata. Frågeformulären befinner sig i olika stadier av utveckling, många saknar standardisering och </w:t>
      </w:r>
      <w:ins w:id="130" w:author="Lisbeth Claesson" w:date="2012-04-20T13:53:00Z">
        <w:r>
          <w:t xml:space="preserve">få </w:t>
        </w:r>
      </w:ins>
      <w:r>
        <w:t>har genomgått få validitets- och reliabilitetstester. Det finns dock en del väl testade frågeformulär, däribland ESP-instrumentet (2).</w:t>
      </w:r>
    </w:p>
    <w:p w:rsidR="00B04C2A" w:rsidRPr="00A04323" w:rsidRDefault="00B04C2A">
      <w:pPr>
        <w:pStyle w:val="Rubrik2"/>
      </w:pPr>
      <w:r w:rsidRPr="00A04323">
        <w:t>Evaluation of sensory processing (ESP)</w:t>
      </w:r>
    </w:p>
    <w:p w:rsidR="00B04C2A" w:rsidRDefault="00B04C2A">
      <w:pPr>
        <w:pStyle w:val="Brdtext"/>
        <w:ind w:left="0"/>
      </w:pPr>
      <w:r>
        <w:t>Bedömningsinstrumentet ESP utvecklades i början av 1990-talet av en grupp SI-experter och studenter vid University of Southern California (USC) och har där genomgått flera reliabilitets- och validitetstester för att nå sin nuvarande form (2). Från början bestod bedömningsinstrumentet av ett frågeformulär med sammanlagt 185 frågor</w:t>
      </w:r>
      <w:ins w:id="131" w:author="Peter Odeus" w:date="2012-05-29T22:15:00Z">
        <w:r w:rsidR="00A04323">
          <w:t xml:space="preserve"> </w:t>
        </w:r>
      </w:ins>
      <w:del w:id="132" w:author="Peter Odeus" w:date="2012-05-29T22:15:00Z">
        <w:r w:rsidDel="00A04323">
          <w:delText xml:space="preserve"> men  har</w:delText>
        </w:r>
      </w:del>
      <w:ins w:id="133" w:author="Peter Odeus" w:date="2012-05-29T22:10:00Z">
        <w:r w:rsidR="00A04323">
          <w:t>men har</w:t>
        </w:r>
      </w:ins>
      <w:r>
        <w:t xml:space="preserve"> utifrån olika studier ändrat sitt omfång och </w:t>
      </w:r>
      <w:proofErr w:type="gramStart"/>
      <w:r>
        <w:t>karaktär</w:t>
      </w:r>
      <w:proofErr w:type="gramEnd"/>
      <w:r>
        <w:t>. Bland annat så har en studie tittat</w:t>
      </w:r>
      <w:ins w:id="134" w:author="Peter Odeus" w:date="2012-05-29T22:12:00Z">
        <w:r w:rsidR="00A04323">
          <w:t xml:space="preserve"> på bedömningsinstrumentets interbedömarreliabilitet genom att se</w:t>
        </w:r>
      </w:ins>
      <w:r>
        <w:t xml:space="preserve"> på hur mammor och pappo</w:t>
      </w:r>
      <w:ins w:id="135" w:author="Peter Odeus" w:date="2012-05-29T22:16:00Z">
        <w:r w:rsidR="00A04323">
          <w:t>r</w:t>
        </w:r>
      </w:ins>
      <w:del w:id="136" w:author="Peter Odeus" w:date="2012-05-29T22:16:00Z">
        <w:r w:rsidDel="00A04323">
          <w:delText>r  fyller</w:delText>
        </w:r>
      </w:del>
      <w:ins w:id="137" w:author="Peter Odeus" w:date="2012-05-29T22:15:00Z">
        <w:r w:rsidR="00A04323">
          <w:t xml:space="preserve"> fyller</w:t>
        </w:r>
      </w:ins>
      <w:r>
        <w:t xml:space="preserve"> i </w:t>
      </w:r>
      <w:ins w:id="138" w:author="Peter Odeus" w:date="2012-05-29T22:13:00Z">
        <w:r w:rsidR="00A04323">
          <w:t>bedömningsinstrumentet</w:t>
        </w:r>
      </w:ins>
      <w:del w:id="139" w:author="Peter Odeus" w:date="2012-05-29T22:13:00Z">
        <w:r w:rsidDel="00A04323">
          <w:delText>formuläret</w:delText>
        </w:r>
      </w:del>
      <w:r>
        <w:t xml:space="preserve">. Man fann att föräldrarparen fyllde i upp till </w:t>
      </w:r>
      <w:proofErr w:type="gramStart"/>
      <w:r>
        <w:t>73%</w:t>
      </w:r>
      <w:proofErr w:type="gramEnd"/>
      <w:r>
        <w:t xml:space="preserve"> lika på övervägande del av frågorna (10).</w:t>
      </w:r>
    </w:p>
    <w:p w:rsidR="00B04C2A" w:rsidRDefault="00B04C2A">
      <w:pPr>
        <w:pStyle w:val="Brdtext"/>
        <w:ind w:left="0"/>
      </w:pPr>
      <w:r>
        <w:t xml:space="preserve">ESP består numer av 76 frågor uppdelat i sex grupper baserat på de olika sinnena som påverkar den sensoriska integrationen (hörsel, syn, </w:t>
      </w:r>
      <w:proofErr w:type="gramStart"/>
      <w:r>
        <w:t>smak&amp;lukt</w:t>
      </w:r>
      <w:proofErr w:type="gramEnd"/>
      <w:r>
        <w:t>, proprioception, taktila och det vestibulära sinnet). Svarsalternativen, Alltid, Ofta, Ibland, Sällan och Aldrig är grundade på Likerts ordinalskala (</w:t>
      </w:r>
      <w:r>
        <w:rPr>
          <w:b/>
          <w:bCs/>
        </w:rPr>
        <w:t>24</w:t>
      </w:r>
      <w:r>
        <w:t xml:space="preserve">). Bedömningsinstrumentet ger en screeningprofil av hur föräldern upplever att barnet beter sig i olika situationer och hjälper arbetsterapeuten att förstå hur barnet reagerar på sensoriska stimuli i sin naturliga miljö. Arbetsterapeuten kan välja att räkna ut en poäng baserat på svaren enligt en manual. Man får då en ”cut off score” som innebär att om barnets samlade poäng hamnar under 286 poäng av </w:t>
      </w:r>
      <w:ins w:id="140" w:author="Peter Odeus" w:date="2012-05-29T22:18:00Z">
        <w:r w:rsidR="00A04323">
          <w:t>totalt</w:t>
        </w:r>
      </w:ins>
      <w:ins w:id="141" w:author="Lisbeth Claesson" w:date="2012-04-20T13:58:00Z">
        <w:del w:id="142" w:author="Peter Odeus" w:date="2012-05-29T22:18:00Z">
          <w:r w:rsidR="00AD1D8C" w:rsidDel="00A04323">
            <w:delText xml:space="preserve">totalt </w:delText>
          </w:r>
        </w:del>
      </w:ins>
      <w:r>
        <w:t>363, pekar det på problem eller svårigheter inom sensoriska områden och barnet bör utredas vidare (2).</w:t>
      </w:r>
    </w:p>
    <w:p w:rsidR="00B04C2A" w:rsidRDefault="00B04C2A">
      <w:pPr>
        <w:pStyle w:val="Brdtext"/>
        <w:ind w:left="0"/>
      </w:pPr>
      <w:r>
        <w:lastRenderedPageBreak/>
        <w:t xml:space="preserve">Sedan 2007 ingår ESP i ett bedömningsinstrument som kallas Sensory Processing Meassure (SPM) (10) I SPM kallas ESP för ”the Home form” och har blivit något modifierat. SPM består av ytterligare två delar. ”The Main Classroom Form” och ”School environment form”. Arbetsterapeuten väljer hur många </w:t>
      </w:r>
      <w:ins w:id="143" w:author="Lisbeth Claesson" w:date="2012-04-20T13:59:00Z">
        <w:r w:rsidR="00AD1D8C">
          <w:t xml:space="preserve">och vilka </w:t>
        </w:r>
      </w:ins>
      <w:r>
        <w:t>delar</w:t>
      </w:r>
      <w:ins w:id="144" w:author="Lisbeth Claesson" w:date="2012-04-20T13:59:00Z">
        <w:r w:rsidR="00AD1D8C">
          <w:t xml:space="preserve"> i</w:t>
        </w:r>
      </w:ins>
      <w:ins w:id="145" w:author="Lisbeth Claesson" w:date="2012-04-20T14:00:00Z">
        <w:r w:rsidR="00AD1D8C">
          <w:t xml:space="preserve"> instrumentet som</w:t>
        </w:r>
        <w:proofErr w:type="gramStart"/>
        <w:r w:rsidR="00AD1D8C">
          <w:t>???</w:t>
        </w:r>
      </w:ins>
      <w:proofErr w:type="gramEnd"/>
      <w:ins w:id="146" w:author="Lisbeth Claesson" w:date="2012-04-20T13:59:00Z">
        <w:r w:rsidR="00AD1D8C">
          <w:t xml:space="preserve"> </w:t>
        </w:r>
      </w:ins>
      <w:r>
        <w:t xml:space="preserve"> barnet ska bedöm</w:t>
      </w:r>
      <w:del w:id="147" w:author="Lisbeth Claesson" w:date="2012-04-20T14:00:00Z">
        <w:r w:rsidDel="00AD1D8C">
          <w:delText>m</w:delText>
        </w:r>
      </w:del>
      <w:r>
        <w:t xml:space="preserve">as efter och en profil kan ritas upp på ett förtryckt formulär. SPM publicerades 2010 (10). </w:t>
      </w:r>
    </w:p>
    <w:p w:rsidR="00B04C2A" w:rsidRDefault="00B04C2A">
      <w:pPr>
        <w:pStyle w:val="Rubrik1"/>
      </w:pPr>
      <w:r>
        <w:t>Syfte</w:t>
      </w:r>
    </w:p>
    <w:p w:rsidR="00B04C2A" w:rsidRDefault="00B04C2A">
      <w:pPr>
        <w:pStyle w:val="Brdtext"/>
        <w:ind w:left="0"/>
      </w:pPr>
      <w:r>
        <w:t>Syftet med studien är att översätta bedömningsinstrumentet “Evaluation of Sensory Processing“ till svenska och anpassa formuläret till svenska förhållanden.</w:t>
      </w:r>
    </w:p>
    <w:p w:rsidR="00B04C2A" w:rsidRDefault="00B04C2A">
      <w:pPr>
        <w:pStyle w:val="Brdtext"/>
        <w:ind w:left="0"/>
      </w:pPr>
      <w:r>
        <w:t xml:space="preserve">Översättningen avses sedan att testas på två svenska </w:t>
      </w:r>
      <w:del w:id="148" w:author="Peter Odeus" w:date="2012-05-29T22:19:00Z">
        <w:r w:rsidDel="00D06656">
          <w:delText>föräldrargrupper</w:delText>
        </w:r>
      </w:del>
      <w:ins w:id="149" w:author="Peter Odeus" w:date="2012-05-29T22:19:00Z">
        <w:r w:rsidR="00D06656">
          <w:t>föräldragrupper</w:t>
        </w:r>
      </w:ins>
      <w:r>
        <w:t>. En vars barn diagnostiserats inom autismspektrat och en grupp föräldrar med normalutvecklade barn. Dessa grupper ska jämföras med en liknande studie utförd i USA.</w:t>
      </w:r>
    </w:p>
    <w:p w:rsidR="00B04C2A" w:rsidRDefault="00B04C2A">
      <w:pPr>
        <w:pStyle w:val="Brdtext"/>
        <w:ind w:left="0"/>
      </w:pPr>
      <w:r>
        <w:t>För att se om ESP klarar av att urskilja sensoriska svårigheter jämfördes även de två svenska grupperna sinsemellan.</w:t>
      </w:r>
    </w:p>
    <w:p w:rsidR="00B04C2A" w:rsidRDefault="00B04C2A">
      <w:pPr>
        <w:pStyle w:val="Rubrik1"/>
        <w:pageBreakBefore/>
      </w:pPr>
      <w:r>
        <w:lastRenderedPageBreak/>
        <w:t xml:space="preserve">Metod </w:t>
      </w:r>
    </w:p>
    <w:p w:rsidR="00B04C2A" w:rsidRDefault="00D06656">
      <w:pPr>
        <w:pStyle w:val="Brdtext"/>
        <w:ind w:left="0"/>
      </w:pPr>
      <w:ins w:id="150" w:author="Peter Odeus" w:date="2012-05-29T22:23:00Z">
        <w:r>
          <w:t xml:space="preserve">Översättningen </w:t>
        </w:r>
      </w:ins>
      <w:del w:id="151" w:author="Peter Odeus" w:date="2012-05-29T22:23:00Z">
        <w:r w:rsidR="00B04C2A" w:rsidDel="00D06656">
          <w:delText xml:space="preserve">Projektet att översätta </w:delText>
        </w:r>
      </w:del>
      <w:r w:rsidR="00B04C2A">
        <w:t>och</w:t>
      </w:r>
      <w:ins w:id="152" w:author="Peter Odeus" w:date="2012-05-29T22:23:00Z">
        <w:r>
          <w:t xml:space="preserve"> att</w:t>
        </w:r>
      </w:ins>
      <w:r w:rsidR="00B04C2A">
        <w:t xml:space="preserve"> testa bedömningsinstrumentet ESP har skett i tre steg</w:t>
      </w:r>
      <w:r w:rsidR="00B04C2A" w:rsidRPr="00D06656">
        <w:rPr>
          <w:b/>
          <w:i/>
          <w:rPrChange w:id="153" w:author="Peter Odeus" w:date="2012-05-29T22:24:00Z">
            <w:rPr/>
          </w:rPrChange>
        </w:rPr>
        <w:t xml:space="preserve">. </w:t>
      </w:r>
      <w:r w:rsidR="00B04C2A" w:rsidRPr="00D06656">
        <w:rPr>
          <w:b/>
          <w:i/>
          <w:iCs/>
          <w:rPrChange w:id="154" w:author="Peter Odeus" w:date="2012-05-29T22:24:00Z">
            <w:rPr>
              <w:i/>
              <w:iCs/>
            </w:rPr>
          </w:rPrChange>
        </w:rPr>
        <w:t xml:space="preserve">1. </w:t>
      </w:r>
      <w:r w:rsidR="00B04C2A" w:rsidRPr="00D06656">
        <w:rPr>
          <w:b/>
          <w:bCs/>
          <w:i/>
          <w:iCs/>
        </w:rPr>
        <w:t>Översättning</w:t>
      </w:r>
      <w:r w:rsidR="00B04C2A">
        <w:t xml:space="preserve">, </w:t>
      </w:r>
      <w:r w:rsidR="00B04C2A" w:rsidRPr="00D06656">
        <w:rPr>
          <w:b/>
          <w:i/>
          <w:rPrChange w:id="155" w:author="Peter Odeus" w:date="2012-05-29T22:25:00Z">
            <w:rPr/>
          </w:rPrChange>
        </w:rPr>
        <w:t xml:space="preserve">2. </w:t>
      </w:r>
      <w:r w:rsidR="00B04C2A" w:rsidRPr="00D06656">
        <w:rPr>
          <w:b/>
          <w:bCs/>
          <w:i/>
          <w:iCs/>
        </w:rPr>
        <w:t>Validiering</w:t>
      </w:r>
      <w:r w:rsidR="00B04C2A">
        <w:rPr>
          <w:b/>
          <w:bCs/>
        </w:rPr>
        <w:t xml:space="preserve"> </w:t>
      </w:r>
      <w:del w:id="156" w:author="Peter Odeus" w:date="2012-05-29T22:25:00Z">
        <w:r w:rsidR="00B04C2A" w:rsidDel="00D06656">
          <w:delText>gentimot</w:delText>
        </w:r>
      </w:del>
      <w:ins w:id="157" w:author="Peter Odeus" w:date="2012-05-29T22:25:00Z">
        <w:r>
          <w:t>gentemot</w:t>
        </w:r>
      </w:ins>
      <w:r w:rsidR="00B04C2A">
        <w:t xml:space="preserve"> en amerikansk undersökning samt </w:t>
      </w:r>
      <w:r w:rsidR="00B04C2A" w:rsidRPr="00D06656">
        <w:rPr>
          <w:b/>
          <w:i/>
          <w:rPrChange w:id="158" w:author="Peter Odeus" w:date="2012-05-29T22:25:00Z">
            <w:rPr/>
          </w:rPrChange>
        </w:rPr>
        <w:t>3.</w:t>
      </w:r>
      <w:del w:id="159" w:author="Peter Odeus" w:date="2012-05-29T22:24:00Z">
        <w:r w:rsidR="00B04C2A" w:rsidRPr="00D06656" w:rsidDel="00D06656">
          <w:rPr>
            <w:b/>
            <w:i/>
            <w:rPrChange w:id="160" w:author="Peter Odeus" w:date="2012-05-29T22:25:00Z">
              <w:rPr/>
            </w:rPrChange>
          </w:rPr>
          <w:delText xml:space="preserve"> ett</w:delText>
        </w:r>
        <w:r w:rsidR="00B04C2A" w:rsidRPr="00D06656" w:rsidDel="00D06656">
          <w:rPr>
            <w:b/>
            <w:i/>
            <w:iCs/>
            <w:rPrChange w:id="161" w:author="Peter Odeus" w:date="2012-05-29T22:25:00Z">
              <w:rPr>
                <w:i/>
                <w:iCs/>
              </w:rPr>
            </w:rPrChange>
          </w:rPr>
          <w:delText xml:space="preserve"> </w:delText>
        </w:r>
      </w:del>
      <w:r w:rsidR="00B04C2A" w:rsidRPr="00D06656">
        <w:rPr>
          <w:b/>
          <w:bCs/>
          <w:i/>
          <w:iCs/>
        </w:rPr>
        <w:t>reabilitetstest</w:t>
      </w:r>
      <w:r w:rsidR="00B04C2A">
        <w:rPr>
          <w:b/>
          <w:bCs/>
        </w:rPr>
        <w:t xml:space="preserve"> </w:t>
      </w:r>
      <w:r w:rsidR="00B04C2A">
        <w:t>av den svenska versionen.</w:t>
      </w:r>
    </w:p>
    <w:p w:rsidR="00B04C2A" w:rsidRDefault="00B04C2A">
      <w:pPr>
        <w:pStyle w:val="Rubrik3"/>
        <w:ind w:left="68" w:right="0" w:hanging="91"/>
      </w:pPr>
      <w:r>
        <w:t>Steg 1. Översättning</w:t>
      </w:r>
      <w:del w:id="162" w:author="Peter Odeus" w:date="2012-05-29T22:32:00Z">
        <w:r w:rsidDel="00124CD1">
          <w:delText>en</w:delText>
        </w:r>
      </w:del>
      <w:r>
        <w:t xml:space="preserve"> </w:t>
      </w:r>
    </w:p>
    <w:p w:rsidR="00B04C2A" w:rsidRDefault="00B04C2A">
      <w:pPr>
        <w:pStyle w:val="Index"/>
        <w:ind w:left="0"/>
        <w:jc w:val="both"/>
        <w:pPrChange w:id="163" w:author="Peter Odeus" w:date="2012-05-29T22:26:00Z">
          <w:pPr>
            <w:pStyle w:val="Index"/>
            <w:ind w:left="0"/>
          </w:pPr>
        </w:pPrChange>
      </w:pPr>
      <w:r>
        <w:t xml:space="preserve">Översättningen av den engelska </w:t>
      </w:r>
      <w:del w:id="164" w:author="Peter Odeus" w:date="2012-05-29T22:25:00Z">
        <w:r w:rsidDel="00D06656">
          <w:delText>version</w:delText>
        </w:r>
      </w:del>
      <w:ins w:id="165" w:author="Peter Odeus" w:date="2012-05-29T22:25:00Z">
        <w:r w:rsidR="00D06656">
          <w:t>versionen</w:t>
        </w:r>
      </w:ins>
      <w:r>
        <w:t xml:space="preserve"> </w:t>
      </w:r>
      <w:del w:id="166" w:author="Peter Odeus" w:date="2012-05-29T22:25:00Z">
        <w:r w:rsidDel="00D06656">
          <w:delText>av  ESP</w:delText>
        </w:r>
      </w:del>
      <w:ins w:id="167" w:author="Peter Odeus" w:date="2012-05-29T22:25:00Z">
        <w:r w:rsidR="00D06656">
          <w:t xml:space="preserve">av </w:t>
        </w:r>
      </w:ins>
      <w:del w:id="168" w:author="Peter Odeus" w:date="2012-05-29T22:25:00Z">
        <w:r w:rsidDel="00D06656">
          <w:delText xml:space="preserve">  till</w:delText>
        </w:r>
      </w:del>
      <w:ins w:id="169" w:author="Peter Odeus" w:date="2012-05-29T22:25:00Z">
        <w:r w:rsidR="00D06656">
          <w:t>ESP till</w:t>
        </w:r>
      </w:ins>
      <w:r>
        <w:t xml:space="preserve"> svenska skedde enligt metoden ”backtranslation” (15,</w:t>
      </w:r>
      <w:del w:id="170" w:author="Peter Odeus" w:date="2012-05-29T22:25:00Z">
        <w:r w:rsidDel="00D06656">
          <w:delText>16)  här</w:delText>
        </w:r>
      </w:del>
      <w:ins w:id="171" w:author="Peter Odeus" w:date="2012-05-29T22:25:00Z">
        <w:r w:rsidR="00D06656">
          <w:t>16) här</w:t>
        </w:r>
      </w:ins>
      <w:r>
        <w:t xml:space="preserve"> uppdelat i fyra nivåer.</w:t>
      </w:r>
    </w:p>
    <w:p w:rsidR="00B04C2A" w:rsidRDefault="00B04C2A">
      <w:pPr>
        <w:pStyle w:val="Index"/>
        <w:ind w:left="0"/>
      </w:pPr>
    </w:p>
    <w:p w:rsidR="00B04C2A" w:rsidRDefault="00B04C2A">
      <w:pPr>
        <w:pStyle w:val="Brdtext"/>
        <w:tabs>
          <w:tab w:val="left" w:pos="-23"/>
        </w:tabs>
        <w:ind w:left="0" w:hanging="23"/>
      </w:pPr>
      <w:r>
        <w:rPr>
          <w:i/>
          <w:iCs/>
        </w:rPr>
        <w:t>Nivå 1.</w:t>
      </w:r>
      <w:r>
        <w:t xml:space="preserve"> Två arbetsterapeuter insatta i SI översatte ESP var för sig. Dessa diskuterade sedan sig samman för att presentera en version. Här kallad Utvärdering av sensoriska processer version 1 (USP 1).</w:t>
      </w:r>
    </w:p>
    <w:p w:rsidR="00B04C2A" w:rsidRDefault="00B04C2A">
      <w:pPr>
        <w:pStyle w:val="Brdtext"/>
        <w:tabs>
          <w:tab w:val="left" w:pos="-23"/>
        </w:tabs>
        <w:ind w:left="0" w:hanging="23"/>
      </w:pPr>
      <w:r>
        <w:rPr>
          <w:i/>
          <w:iCs/>
        </w:rPr>
        <w:t>Nivå 2.</w:t>
      </w:r>
      <w:r>
        <w:t xml:space="preserve"> En expertgrupp rådfrågades kring denna översatta version, om tänkbara  </w:t>
      </w:r>
      <w:r>
        <w:tab/>
        <w:t>kulturella tillägg samt om bedömningsinstrumentets svenska formuleringar var gångbara i den kliniska verksamheten.</w:t>
      </w:r>
    </w:p>
    <w:p w:rsidR="00B04C2A" w:rsidRDefault="00B04C2A">
      <w:pPr>
        <w:pStyle w:val="Brdtext"/>
        <w:tabs>
          <w:tab w:val="left" w:pos="-23"/>
        </w:tabs>
        <w:ind w:left="0" w:hanging="23"/>
      </w:pPr>
      <w:r>
        <w:rPr>
          <w:i/>
          <w:iCs/>
        </w:rPr>
        <w:t>Nivå 3.</w:t>
      </w:r>
      <w:r>
        <w:t xml:space="preserve"> En återöversättning till Engelska skedde av </w:t>
      </w:r>
      <w:del w:id="172" w:author="Peter Odeus" w:date="2012-05-29T22:27:00Z">
        <w:r w:rsidDel="00D06656">
          <w:delText>två ,</w:delText>
        </w:r>
      </w:del>
      <w:ins w:id="173" w:author="Peter Odeus" w:date="2012-05-29T22:27:00Z">
        <w:r w:rsidR="00D06656">
          <w:t>två,</w:t>
        </w:r>
      </w:ins>
      <w:r>
        <w:t xml:space="preserve"> sinsemellan oberoende av varandra, tvåspråkiga personer. Denna version godkändes sedan av en expertgrupp i USA med vissa ändringar. </w:t>
      </w:r>
    </w:p>
    <w:p w:rsidR="00B04C2A" w:rsidRDefault="00B04C2A">
      <w:pPr>
        <w:pStyle w:val="Brdtext"/>
        <w:tabs>
          <w:tab w:val="left" w:pos="-23"/>
        </w:tabs>
        <w:ind w:left="0" w:hanging="23"/>
      </w:pPr>
      <w:r>
        <w:rPr>
          <w:i/>
          <w:iCs/>
        </w:rPr>
        <w:t xml:space="preserve">Nivå 4. </w:t>
      </w:r>
      <w:r>
        <w:t xml:space="preserve">Översättningen testades sedan på en </w:t>
      </w:r>
      <w:del w:id="174" w:author="Peter Odeus" w:date="2012-05-29T22:27:00Z">
        <w:r w:rsidDel="00D06656">
          <w:delText>förädrargrupp</w:delText>
        </w:r>
      </w:del>
      <w:ins w:id="175" w:author="Peter Odeus" w:date="2012-05-29T22:27:00Z">
        <w:r w:rsidR="00D06656">
          <w:t>föräldragrupp</w:t>
        </w:r>
      </w:ins>
      <w:r>
        <w:t xml:space="preserve"> som inte hade någon förförståelse för de begrepp och uttryck som används.  Utifrån dessa diskussioner modifierades bedömningsinstrumentet ytterligare och kom därmed att kallas Utvärdering av sensoriska processer version två (USP 2).</w:t>
      </w:r>
    </w:p>
    <w:p w:rsidR="00B04C2A" w:rsidRDefault="00B04C2A">
      <w:pPr>
        <w:pStyle w:val="Rubrik3"/>
      </w:pPr>
      <w:r>
        <w:t xml:space="preserve">Steg 2. </w:t>
      </w:r>
      <w:ins w:id="176" w:author="Peter Odeus" w:date="2012-05-29T22:28:00Z">
        <w:r w:rsidR="00D06656">
          <w:t>Validiering</w:t>
        </w:r>
      </w:ins>
      <w:del w:id="177" w:author="Peter Odeus" w:date="2012-05-29T22:28:00Z">
        <w:r w:rsidDel="00D06656">
          <w:delText>Översättningens validitet</w:delText>
        </w:r>
      </w:del>
    </w:p>
    <w:p w:rsidR="00B04C2A" w:rsidRDefault="00B04C2A">
      <w:pPr>
        <w:pStyle w:val="Brdtext"/>
        <w:tabs>
          <w:tab w:val="left" w:pos="-23"/>
        </w:tabs>
        <w:ind w:left="0"/>
      </w:pPr>
      <w:r>
        <w:rPr>
          <w:i/>
          <w:iCs/>
        </w:rPr>
        <w:t>Testningen</w:t>
      </w:r>
      <w:r>
        <w:t xml:space="preserve"> av USP 2 med fokus på översättningen skedde sedan genom att USP 2 skickades ut till två grupper av föräldrar (till barn med autism och normalutvecklade barn) vars svar kom att jämföras med liknande grupper i USA. </w:t>
      </w:r>
    </w:p>
    <w:p w:rsidR="00B04C2A" w:rsidRDefault="00B04C2A">
      <w:pPr>
        <w:pStyle w:val="Rubrik3"/>
      </w:pPr>
      <w:r>
        <w:t>Steg 3. Reabilitetstest av den svenska versionen.</w:t>
      </w:r>
    </w:p>
    <w:p w:rsidR="00B04C2A" w:rsidRDefault="00B04C2A">
      <w:pPr>
        <w:pStyle w:val="Brdtext"/>
        <w:tabs>
          <w:tab w:val="left" w:pos="-23"/>
        </w:tabs>
        <w:ind w:left="0"/>
      </w:pPr>
      <w:r>
        <w:t>För att bekräfta att bedömningsinstrumentet är tillförlitligt att särskilja de barn som har problem inom sensorisk integration från normalutv</w:t>
      </w:r>
      <w:del w:id="178" w:author="Peter Odeus" w:date="2012-05-29T22:30:00Z">
        <w:r w:rsidDel="00124CD1">
          <w:delText>k</w:delText>
        </w:r>
      </w:del>
      <w:r>
        <w:t>ecklade barn, användes det svenska insamlade materialet även för en jämförelse sinsemellan</w:t>
      </w:r>
      <w:ins w:id="179" w:author="Peter Odeus" w:date="2012-05-29T22:33:00Z">
        <w:r w:rsidR="00124CD1">
          <w:t>.</w:t>
        </w:r>
      </w:ins>
      <w:del w:id="180" w:author="Peter Odeus" w:date="2012-05-29T22:33:00Z">
        <w:r w:rsidDel="00124CD1">
          <w:delText xml:space="preserve"> genom statistiska analyser.</w:delText>
        </w:r>
      </w:del>
    </w:p>
    <w:p w:rsidR="00B04C2A" w:rsidRDefault="00B04C2A">
      <w:pPr>
        <w:pStyle w:val="Rubrik1"/>
      </w:pPr>
      <w:r>
        <w:t>Genomförande</w:t>
      </w:r>
    </w:p>
    <w:p w:rsidR="00B04C2A" w:rsidRDefault="00B04C2A">
      <w:pPr>
        <w:pStyle w:val="Rubrik2"/>
      </w:pPr>
      <w:r>
        <w:t xml:space="preserve">Steg 1. Översättning </w:t>
      </w:r>
    </w:p>
    <w:p w:rsidR="00B04C2A" w:rsidRDefault="00B04C2A">
      <w:pPr>
        <w:pStyle w:val="Brdtext"/>
        <w:ind w:left="0"/>
        <w:rPr>
          <w:b/>
          <w:bCs/>
        </w:rPr>
      </w:pPr>
      <w:r>
        <w:rPr>
          <w:b/>
          <w:bCs/>
        </w:rPr>
        <w:t>Nivå 1. Översättning av den engelska versionen</w:t>
      </w:r>
    </w:p>
    <w:p w:rsidR="00B04C2A" w:rsidRDefault="00B04C2A">
      <w:pPr>
        <w:pStyle w:val="Brdtext"/>
        <w:tabs>
          <w:tab w:val="left" w:pos="-23"/>
        </w:tabs>
        <w:ind w:left="0" w:hanging="23"/>
      </w:pPr>
      <w:r>
        <w:t xml:space="preserve">Författaren till föreliggande studie och en kollega, båda vidareutbildade inom SI, översatte </w:t>
      </w:r>
      <w:ins w:id="181" w:author="Lisbeth Claesson" w:date="2012-04-20T14:02:00Z">
        <w:r w:rsidR="008F3C6B">
          <w:t xml:space="preserve">var för sig </w:t>
        </w:r>
      </w:ins>
      <w:r>
        <w:t>frågeformuläret ESP, version 1 (ESP1) som bestod av 185 frågor. Därefter jämfördes översättningen fråga efter fråga. Kulturella och språkliga skillnader bearbetades och diskuterades för gemensam konsensus och blev svensk översättning</w:t>
      </w:r>
      <w:ins w:id="182" w:author="Peter Odeus" w:date="2012-05-29T22:35:00Z">
        <w:r w:rsidR="00124CD1">
          <w:t xml:space="preserve"> kallad utvärdering av sensorika processer </w:t>
        </w:r>
      </w:ins>
      <w:del w:id="183" w:author="Peter Odeus" w:date="2012-05-29T22:35:00Z">
        <w:r w:rsidDel="00124CD1">
          <w:delText xml:space="preserve">, </w:delText>
        </w:r>
      </w:del>
      <w:r>
        <w:t xml:space="preserve">version </w:t>
      </w:r>
      <w:ins w:id="184" w:author="Peter Odeus" w:date="2012-05-29T22:36:00Z">
        <w:r w:rsidR="00124CD1">
          <w:t>1 (</w:t>
        </w:r>
      </w:ins>
      <w:ins w:id="185" w:author="Lisbeth Claesson" w:date="2012-04-20T14:04:00Z">
        <w:r w:rsidR="008F3C6B">
          <w:t>USP</w:t>
        </w:r>
      </w:ins>
      <w:r>
        <w:t>1</w:t>
      </w:r>
      <w:ins w:id="186" w:author="Peter Odeus" w:date="2012-05-29T22:36:00Z">
        <w:r w:rsidR="00124CD1">
          <w:t>)</w:t>
        </w:r>
      </w:ins>
      <w:del w:id="187" w:author="Peter Odeus" w:date="2012-05-29T22:35:00Z">
        <w:r w:rsidDel="00124CD1">
          <w:delText xml:space="preserve"> (USP1).</w:delText>
        </w:r>
      </w:del>
      <w:ins w:id="188" w:author="Lisbeth Claesson" w:date="2012-04-20T14:05:00Z">
        <w:del w:id="189" w:author="Peter Odeus" w:date="2012-05-29T22:35:00Z">
          <w:r w:rsidR="004D310B" w:rsidDel="00124CD1">
            <w:delText xml:space="preserve"> E</w:delText>
          </w:r>
        </w:del>
      </w:ins>
      <w:ins w:id="190" w:author="Lisbeth Claesson" w:date="2012-04-20T14:06:00Z">
        <w:del w:id="191" w:author="Peter Odeus" w:date="2012-05-29T22:35:00Z">
          <w:r w:rsidR="004D310B" w:rsidDel="00124CD1">
            <w:delText xml:space="preserve">v kanske man ska skriva ut namnen för att hjälpa läsaren att förstå vilken fas man befinnsr sig i. Det är inte nödvändigt medtanke på att du har förklarat förkortningarna </w:delText>
          </w:r>
        </w:del>
      </w:ins>
      <w:ins w:id="192" w:author="Lisbeth Claesson" w:date="2012-04-20T14:07:00Z">
        <w:del w:id="193" w:author="Peter Odeus" w:date="2012-05-29T22:35:00Z">
          <w:r w:rsidR="004D310B" w:rsidDel="00124CD1">
            <w:delText>–</w:delText>
          </w:r>
        </w:del>
      </w:ins>
      <w:ins w:id="194" w:author="Lisbeth Claesson" w:date="2012-04-20T14:06:00Z">
        <w:del w:id="195" w:author="Peter Odeus" w:date="2012-05-29T22:35:00Z">
          <w:r w:rsidR="004D310B" w:rsidDel="00124CD1">
            <w:delText xml:space="preserve"> det </w:delText>
          </w:r>
        </w:del>
      </w:ins>
      <w:ins w:id="196" w:author="Lisbeth Claesson" w:date="2012-04-20T14:07:00Z">
        <w:del w:id="197" w:author="Peter Odeus" w:date="2012-05-29T22:35:00Z">
          <w:r w:rsidR="004D310B" w:rsidDel="00124CD1">
            <w:delText>är bara en tanke.</w:delText>
          </w:r>
        </w:del>
      </w:ins>
    </w:p>
    <w:p w:rsidR="00B04C2A" w:rsidRDefault="00B04C2A">
      <w:pPr>
        <w:pStyle w:val="Brdtext"/>
        <w:ind w:left="0"/>
      </w:pPr>
      <w:r>
        <w:rPr>
          <w:b/>
          <w:bCs/>
        </w:rPr>
        <w:t>Nivå 2. Expertsgruppsdiskussion</w:t>
      </w:r>
      <w:r>
        <w:t xml:space="preserve"> </w:t>
      </w:r>
    </w:p>
    <w:p w:rsidR="00B04C2A" w:rsidRDefault="00B04C2A">
      <w:pPr>
        <w:pStyle w:val="Brdtext"/>
        <w:ind w:left="0"/>
      </w:pPr>
      <w:r>
        <w:t xml:space="preserve">ESP 1 utvecklades i södra Kalifornien och innehåller inga frågor angående vinterförhållanden. Med tanke på detta samt för att ta reda på om formuläret kändes </w:t>
      </w:r>
      <w:del w:id="198" w:author="Peter Odeus" w:date="2012-05-29T22:37:00Z">
        <w:r w:rsidDel="00124CD1">
          <w:delText>välöversatt</w:delText>
        </w:r>
      </w:del>
      <w:ins w:id="199" w:author="Peter Odeus" w:date="2012-05-29T22:37:00Z">
        <w:r w:rsidR="00124CD1">
          <w:t>väl översatt</w:t>
        </w:r>
      </w:ins>
      <w:r>
        <w:t xml:space="preserve"> genomfördes</w:t>
      </w:r>
      <w:r>
        <w:rPr>
          <w:i/>
          <w:iCs/>
        </w:rPr>
        <w:t xml:space="preserve"> </w:t>
      </w:r>
      <w:r>
        <w:t>två gruppdiskussioner</w:t>
      </w:r>
      <w:r>
        <w:rPr>
          <w:i/>
          <w:iCs/>
        </w:rPr>
        <w:t xml:space="preserve"> </w:t>
      </w:r>
      <w:r>
        <w:t xml:space="preserve">med yrkesverksamma svenska arbetsterapeuter. Genom den svenska föreningen för Sensory integration (SSIA) fick författaren till föreliggande studie kontaktuppgifter till lämpliga </w:t>
      </w:r>
      <w:r>
        <w:lastRenderedPageBreak/>
        <w:t xml:space="preserve">arbetsterapeuter. Sex arbetsterapeuter mötte inklusionskriteriet att ha erfarenhet av både Sensory Integration och arbete inom barnhabilitering. De blev muntligen tillfrågade att delta i en gruppdiskussion kring bedömningsinstrumentet. Fem av de sex tillfrågade som accepterat deltagande, fick den svenska versionen USP 1(185 frågor) utskickad till sig en vecka innan diskussionerna ägde rum. Ett informationsbrev bifogades rörande intervjuns syfte och att de hade </w:t>
      </w:r>
      <w:del w:id="200" w:author="Peter Odeus" w:date="2012-05-29T22:38:00Z">
        <w:r w:rsidDel="00124CD1">
          <w:delText>möljighet</w:delText>
        </w:r>
      </w:del>
      <w:ins w:id="201" w:author="Peter Odeus" w:date="2012-05-29T22:38:00Z">
        <w:r w:rsidR="00124CD1">
          <w:t>möjlighet</w:t>
        </w:r>
      </w:ins>
      <w:r>
        <w:t xml:space="preserve"> att avbryta sitt deltagande närhelst de ville. En person fick förhinder vilket innebar att fyra personer deltog vid två grupptillfällen med två arbetsterapeuter vid varje tillfälle, </w:t>
      </w:r>
      <w:ins w:id="202" w:author="Lisbeth Claesson" w:date="2012-04-20T14:04:00Z">
        <w:r w:rsidR="004D310B">
          <w:t>varav ett</w:t>
        </w:r>
      </w:ins>
      <w:r>
        <w:t xml:space="preserve"> i Stockholm och e</w:t>
      </w:r>
      <w:ins w:id="203" w:author="Lisbeth Claesson" w:date="2012-04-20T14:04:00Z">
        <w:r w:rsidR="004D310B">
          <w:t>tt</w:t>
        </w:r>
      </w:ins>
      <w:r>
        <w:t xml:space="preserve"> i Göteborg. Gruppdiskussionernas upplägg var att gå igenom </w:t>
      </w:r>
      <w:del w:id="204" w:author="Peter Odeus" w:date="2012-05-29T22:40:00Z">
        <w:r w:rsidDel="008A5581">
          <w:delText>fråga</w:delText>
        </w:r>
      </w:del>
      <w:ins w:id="205" w:author="Peter Odeus" w:date="2012-05-29T22:40:00Z">
        <w:r w:rsidR="008A5581">
          <w:t>fråga</w:t>
        </w:r>
      </w:ins>
      <w:r>
        <w:t xml:space="preserve"> för </w:t>
      </w:r>
      <w:proofErr w:type="gramStart"/>
      <w:r>
        <w:t>fråga</w:t>
      </w:r>
      <w:proofErr w:type="gramEnd"/>
      <w:r>
        <w:t xml:space="preserve"> och titta på förståelse, relevans, grammatik samt om några etiska funderingar uppstod. Minnesanteckningar fördes kontinuerligt och sammanställdes efteråt. Båda gruppdiskussionerna tog ca 2½ timme vardera.</w:t>
      </w:r>
    </w:p>
    <w:p w:rsidR="00B04C2A" w:rsidRDefault="00B04C2A">
      <w:pPr>
        <w:pStyle w:val="Brdtext"/>
        <w:ind w:left="0"/>
        <w:rPr>
          <w:b/>
          <w:bCs/>
        </w:rPr>
      </w:pPr>
      <w:r>
        <w:rPr>
          <w:b/>
          <w:bCs/>
        </w:rPr>
        <w:t>Nivå 3. Återöversättning till engelska</w:t>
      </w:r>
    </w:p>
    <w:p w:rsidR="00B04C2A" w:rsidRDefault="00B04C2A">
      <w:pPr>
        <w:pStyle w:val="Brdtext"/>
        <w:ind w:left="0"/>
      </w:pPr>
      <w:r>
        <w:t>När fyra stycken kulturanpassade frågor gällande vinterkläder och att åka/dra pulka lagts till</w:t>
      </w:r>
      <w:ins w:id="206" w:author="Lisbeth Claesson" w:date="2012-04-20T14:05:00Z">
        <w:r w:rsidR="004D310B">
          <w:t xml:space="preserve"> i </w:t>
        </w:r>
      </w:ins>
      <w:ins w:id="207" w:author="Peter Odeus" w:date="2012-05-29T22:40:00Z">
        <w:r w:rsidR="008A5581">
          <w:t>bedömnings</w:t>
        </w:r>
      </w:ins>
      <w:ins w:id="208" w:author="Lisbeth Claesson" w:date="2012-04-20T14:08:00Z">
        <w:r w:rsidR="004D310B">
          <w:t>i</w:t>
        </w:r>
      </w:ins>
      <w:ins w:id="209" w:author="Lisbeth Claesson" w:date="2012-04-20T14:05:00Z">
        <w:r w:rsidR="004D310B">
          <w:t>nstrumentet</w:t>
        </w:r>
      </w:ins>
      <w:r>
        <w:t>, lämnades den, till en professionell översättare samt en tvåspråkig person som översatte instrumentet tillbaka till engelska oberoende av varandra.</w:t>
      </w:r>
    </w:p>
    <w:p w:rsidR="00B04C2A" w:rsidRDefault="00B04C2A">
      <w:pPr>
        <w:pStyle w:val="Brdtext"/>
        <w:ind w:left="0"/>
      </w:pPr>
      <w:r>
        <w:t>Dessa två engelska versionerna jämfördes och sammanfördes av författaren till föreliggande studie till en. Denna översättning</w:t>
      </w:r>
      <w:del w:id="210" w:author="Peter Odeus" w:date="2012-05-29T22:41:00Z">
        <w:r w:rsidDel="008A5581">
          <w:delText>en</w:delText>
        </w:r>
      </w:del>
      <w:r>
        <w:t xml:space="preserve">, kallad ESP 2, skickades sedan till USC i Los Angeles, där upphovsmännen ordnade en expertgrupp som jämförde ESP 2 med originalspråkversionen för att </w:t>
      </w:r>
      <w:ins w:id="211" w:author="Lisbeth Claesson" w:date="2012-04-20T14:05:00Z">
        <w:r w:rsidR="004D310B">
          <w:t xml:space="preserve">bedöma </w:t>
        </w:r>
      </w:ins>
      <w:r>
        <w:t xml:space="preserve">om </w:t>
      </w:r>
      <w:ins w:id="212" w:author="Lisbeth Claesson" w:date="2012-04-20T14:05:00Z">
        <w:r w:rsidR="004D310B">
          <w:t>instrumentet</w:t>
        </w:r>
      </w:ins>
      <w:ins w:id="213" w:author="Peter Odeus" w:date="2012-05-29T22:41:00Z">
        <w:r w:rsidR="008A5581">
          <w:t xml:space="preserve"> </w:t>
        </w:r>
      </w:ins>
      <w:r>
        <w:t>behållit sin validitet. Författaren till föreliggande studie gjorde sedan nödvändiga ändringar utifrån expertgruppens noteringar. Pararellt med översättningsarbetet i Sverige gjordes även ändringar i orginalversionen av ESP vilket gjorde att den slutliga versionen av ESP innehåller 76 frågor. De språkliga ändringarna diskuterades via mail vid fyra tillfällen, tills gruppen i USA godkände den nya versionen. För tydlighetens skull döptes den aktuella översättningen till</w:t>
      </w:r>
      <w:ins w:id="214" w:author="Peter Odeus" w:date="2012-05-29T22:42:00Z">
        <w:r w:rsidR="008A5581">
          <w:t xml:space="preserve"> utvärdering av sensoriska processer, version 2 (</w:t>
        </w:r>
      </w:ins>
      <w:del w:id="215" w:author="Peter Odeus" w:date="2012-05-29T22:42:00Z">
        <w:r w:rsidDel="008A5581">
          <w:delText xml:space="preserve"> </w:delText>
        </w:r>
      </w:del>
      <w:r>
        <w:t>USP 2</w:t>
      </w:r>
      <w:ins w:id="216" w:author="Peter Odeus" w:date="2012-05-29T22:42:00Z">
        <w:r w:rsidR="008A5581">
          <w:t>)</w:t>
        </w:r>
      </w:ins>
      <w:r>
        <w:t>.</w:t>
      </w:r>
      <w:ins w:id="217" w:author="Lisbeth Claesson" w:date="2012-04-20T14:08:00Z">
        <w:r w:rsidR="004D310B">
          <w:t xml:space="preserve"> </w:t>
        </w:r>
        <w:del w:id="218" w:author="Peter Odeus" w:date="2012-05-29T22:42:00Z">
          <w:r w:rsidR="004D310B" w:rsidDel="008A5581">
            <w:delText>Samma tanke som ovan om namnet</w:delText>
          </w:r>
        </w:del>
      </w:ins>
    </w:p>
    <w:p w:rsidR="00B04C2A" w:rsidRDefault="00B04C2A">
      <w:pPr>
        <w:pStyle w:val="Brdtext"/>
        <w:ind w:left="0"/>
        <w:rPr>
          <w:b/>
          <w:bCs/>
        </w:rPr>
      </w:pPr>
      <w:r>
        <w:rPr>
          <w:b/>
          <w:bCs/>
        </w:rPr>
        <w:t xml:space="preserve">Nivå 4. Föräldrargruppsdiskussion </w:t>
      </w:r>
    </w:p>
    <w:p w:rsidR="00B04C2A" w:rsidRDefault="00B04C2A">
      <w:pPr>
        <w:pStyle w:val="Brdtext"/>
        <w:ind w:left="0"/>
      </w:pPr>
      <w:r>
        <w:t xml:space="preserve">För att ta reda på hur USP 2 uppfattas av tänkbara användare kontaktades en grupp föräldrar. </w:t>
      </w:r>
    </w:p>
    <w:p w:rsidR="00B04C2A" w:rsidRDefault="00B04C2A">
      <w:pPr>
        <w:pStyle w:val="Brdtext"/>
        <w:ind w:left="0"/>
      </w:pPr>
      <w:r>
        <w:t>Undersökningsgruppen omfattade fem föräldrar (n=5). Inklusionskriterier var att föräldern hade svenska som modersmål och hade minst ett normalutvecklat barn i åldern 3-10 år.</w:t>
      </w:r>
    </w:p>
    <w:p w:rsidR="00B04C2A" w:rsidRDefault="00B04C2A">
      <w:pPr>
        <w:pStyle w:val="Brdtext"/>
        <w:ind w:left="0"/>
      </w:pPr>
      <w:r>
        <w:t xml:space="preserve">Föräldrarna kontaktades via kollegor till författaren av föreliggande studie. Brev med information skickades ut, följt av telefonsamtal där deltagandet accepterades och tid och plats för intervju bestämdes. </w:t>
      </w:r>
      <w:ins w:id="219" w:author="Peter Odeus" w:date="2012-05-29T22:44:00Z">
        <w:r w:rsidR="009F47DB">
          <w:t>Bedömnings</w:t>
        </w:r>
      </w:ins>
      <w:del w:id="220" w:author="Lisbeth Claesson" w:date="2012-04-20T14:08:00Z">
        <w:r w:rsidDel="004D310B">
          <w:delText xml:space="preserve">Formuläret </w:delText>
        </w:r>
      </w:del>
      <w:ins w:id="221" w:author="Peter Odeus" w:date="2012-05-29T22:44:00Z">
        <w:r w:rsidR="009F47DB">
          <w:t>i</w:t>
        </w:r>
      </w:ins>
      <w:ins w:id="222" w:author="Lisbeth Claesson" w:date="2012-04-20T14:08:00Z">
        <w:del w:id="223" w:author="Peter Odeus" w:date="2012-05-29T22:44:00Z">
          <w:r w:rsidR="004D310B" w:rsidDel="009F47DB">
            <w:delText>I</w:delText>
          </w:r>
        </w:del>
        <w:r w:rsidR="004D310B">
          <w:t xml:space="preserve">nstrumentet </w:t>
        </w:r>
      </w:ins>
      <w:r>
        <w:t>(USP 2</w:t>
      </w:r>
      <w:ins w:id="224" w:author="Peter Odeus" w:date="2012-05-29T22:44:00Z">
        <w:r w:rsidR="009F47DB">
          <w:t>)</w:t>
        </w:r>
      </w:ins>
      <w:r>
        <w:t xml:space="preserve"> som då bestod av 80 frågor, </w:t>
      </w:r>
      <w:proofErr w:type="gramStart"/>
      <w:r>
        <w:t>dvs</w:t>
      </w:r>
      <w:proofErr w:type="gramEnd"/>
      <w:r>
        <w:t xml:space="preserve"> de 76 frågorna samt de fyra kulturellt anpassade frågorna) skickades ut i god tid innan intervjun. Föräldrarna ombads fylla i formuläret och fick i uppgift att titta på förståelse, relevans, grammatik samt om några etiska funderingar uppstod. Föräldrarna som deltog hade barn i åldrarna 3, 4, 7, 9 och 10 år. Det var två pojkar och tre flickor. Fyra av intervjuerna hölls per telefon och en gjordes hemma hos familjen. Intervjuerna var i genomsnitt 30 minuter långa och var halvstrukturerade. Grundat på intervjuerna av dessa föräldrar gjordes nödvändiga ändringar och dessa rapporteras tillbaka till upphovsmännen. </w:t>
      </w:r>
    </w:p>
    <w:p w:rsidR="00B04C2A" w:rsidRDefault="00B04C2A">
      <w:pPr>
        <w:pStyle w:val="Rubrik2"/>
      </w:pPr>
      <w:r>
        <w:t xml:space="preserve">Steg 2. Översättningens validitet </w:t>
      </w:r>
    </w:p>
    <w:p w:rsidR="00B04C2A" w:rsidRDefault="00B04C2A">
      <w:pPr>
        <w:pStyle w:val="Brdtext"/>
        <w:ind w:left="0"/>
      </w:pPr>
      <w:r>
        <w:t xml:space="preserve">För att titta på om bedömningsinstrumentet </w:t>
      </w:r>
      <w:del w:id="225" w:author="Peter Odeus" w:date="2012-05-29T22:44:00Z">
        <w:r w:rsidDel="009F47DB">
          <w:delText>behållt</w:delText>
        </w:r>
      </w:del>
      <w:ins w:id="226" w:author="Peter Odeus" w:date="2012-05-29T22:44:00Z">
        <w:r w:rsidR="009F47DB">
          <w:t>behållit</w:t>
        </w:r>
      </w:ins>
      <w:r>
        <w:t xml:space="preserve"> sin validitet vid översättningen ombads föräldrar till två grupper barn fylla i den svenska verisonen av bedömningsinstrumentet</w:t>
      </w:r>
      <w:ins w:id="227" w:author="Peter Odeus" w:date="2012-05-29T22:45:00Z">
        <w:r w:rsidR="00E2696E">
          <w:t xml:space="preserve"> </w:t>
        </w:r>
        <w:proofErr w:type="gramStart"/>
        <w:r w:rsidR="00E2696E">
          <w:t>USP,2</w:t>
        </w:r>
        <w:proofErr w:type="gramEnd"/>
        <w:r w:rsidR="00E2696E">
          <w:t>.</w:t>
        </w:r>
      </w:ins>
      <w:ins w:id="228" w:author="Lisbeth Claesson" w:date="2012-04-20T14:09:00Z">
        <w:del w:id="229" w:author="Peter Odeus" w:date="2012-05-29T22:45:00Z">
          <w:r w:rsidR="004D310B" w:rsidDel="00E2696E">
            <w:delText>(U</w:delText>
          </w:r>
        </w:del>
      </w:ins>
      <w:ins w:id="230" w:author="Lisbeth Claesson" w:date="2012-04-20T14:13:00Z">
        <w:del w:id="231" w:author="Peter Odeus" w:date="2012-05-29T22:45:00Z">
          <w:r w:rsidR="004D310B" w:rsidDel="00E2696E">
            <w:delText>SP</w:delText>
          </w:r>
        </w:del>
      </w:ins>
      <w:ins w:id="232" w:author="Lisbeth Claesson" w:date="2012-04-20T14:09:00Z">
        <w:del w:id="233" w:author="Peter Odeus" w:date="2012-05-29T22:45:00Z">
          <w:r w:rsidR="004D310B" w:rsidDel="00E2696E">
            <w:delText>??)</w:delText>
          </w:r>
        </w:del>
      </w:ins>
      <w:del w:id="234" w:author="Peter Odeus" w:date="2012-05-29T22:45:00Z">
        <w:r w:rsidDel="00E2696E">
          <w:delText>.</w:delText>
        </w:r>
      </w:del>
      <w:r>
        <w:t xml:space="preserve"> Första gruppen bestod av föräldrar till normalutvecklade barn. Andra gruppen föräldrar hade barn som diagnostiserats med högfungerande Autism eller Aspergers syndrom(AS). </w:t>
      </w:r>
      <w:ins w:id="235" w:author="Peter Odeus" w:date="2012-05-29T22:46:00Z">
        <w:r w:rsidR="00E2696E">
          <w:t>Data insamlat från de två svenska grupperna s</w:t>
        </w:r>
      </w:ins>
      <w:del w:id="236" w:author="Peter Odeus" w:date="2012-05-29T22:46:00Z">
        <w:r w:rsidDel="00E2696E">
          <w:delText>Det svenska materialet s</w:delText>
        </w:r>
      </w:del>
      <w:r>
        <w:t>ammanställdes och jämfördes med en liknande studie från USA (17)</w:t>
      </w:r>
      <w:del w:id="237" w:author="Peter Odeus" w:date="2012-05-29T22:46:00Z">
        <w:r w:rsidDel="00E2696E">
          <w:delText>.</w:delText>
        </w:r>
      </w:del>
    </w:p>
    <w:p w:rsidR="00B04C2A" w:rsidRDefault="00B04C2A">
      <w:pPr>
        <w:pStyle w:val="Brdtext"/>
        <w:ind w:left="0"/>
      </w:pPr>
      <w:r>
        <w:lastRenderedPageBreak/>
        <w:t>I syfte att komma i kontakt med föräldrar, med normalutvecklade barn, som skulle kunna fylla i den svenska versionen (USP</w:t>
      </w:r>
      <w:ins w:id="238" w:author="Lisbeth Claesson" w:date="2012-04-20T14:13:00Z">
        <w:r w:rsidR="004D310B">
          <w:t xml:space="preserve"> ska det vara någon siffra här?</w:t>
        </w:r>
      </w:ins>
      <w:r>
        <w:t xml:space="preserve">) kontaktades två rektorer på två medelstora grundskolor i Göteborg. Dessa förfrågningar nekades oberoende av varandra. Därför beslöts att </w:t>
      </w:r>
      <w:del w:id="239" w:author="Lisbeth Claesson" w:date="2012-04-20T14:12:00Z">
        <w:r w:rsidDel="004D310B">
          <w:delText xml:space="preserve">frågeformulär </w:delText>
        </w:r>
      </w:del>
      <w:ins w:id="240" w:author="Lisbeth Claesson" w:date="2012-04-20T14:12:00Z">
        <w:r w:rsidR="004D310B">
          <w:t xml:space="preserve">bedömningsinstrument? </w:t>
        </w:r>
      </w:ins>
      <w:r>
        <w:t xml:space="preserve">skulle ges ut till kollegor och vänner som hade barn i passande ålder. Under en sexmånadersperiod gavs således 58 </w:t>
      </w:r>
      <w:del w:id="241" w:author="Lisbeth Claesson" w:date="2012-04-20T14:12:00Z">
        <w:r w:rsidDel="004D310B">
          <w:delText xml:space="preserve">frågeformulär </w:delText>
        </w:r>
      </w:del>
      <w:ins w:id="242" w:author="Lisbeth Claesson" w:date="2012-04-20T14:12:00Z">
        <w:r w:rsidR="004D310B">
          <w:t>bedömningsinstrument</w:t>
        </w:r>
        <w:proofErr w:type="gramStart"/>
        <w:r w:rsidR="004D310B">
          <w:t>???</w:t>
        </w:r>
        <w:proofErr w:type="gramEnd"/>
        <w:r w:rsidR="004D310B">
          <w:t xml:space="preserve"> </w:t>
        </w:r>
      </w:ins>
      <w:r>
        <w:t>ut tillsammans med ett brev som förklarade syfte med studien. Ett tillstånd att använda uppgifterna i föreliggande studie bifogades också. Alla USP delades ut tillsammans med ett frankerat kuvert.</w:t>
      </w:r>
    </w:p>
    <w:p w:rsidR="00B04C2A" w:rsidRDefault="00B04C2A">
      <w:pPr>
        <w:pStyle w:val="Brdtext"/>
        <w:ind w:left="0"/>
      </w:pPr>
      <w:r>
        <w:t xml:space="preserve">Inklusionskriterier var att barnen inte hade någon känd diagnos och var mellan 4-12 år. Av de 58 </w:t>
      </w:r>
      <w:commentRangeStart w:id="243"/>
      <w:r>
        <w:t>frågeformulären</w:t>
      </w:r>
      <w:commentRangeEnd w:id="243"/>
      <w:r w:rsidR="004D310B">
        <w:rPr>
          <w:rStyle w:val="Kommentarsreferens"/>
        </w:rPr>
        <w:commentReference w:id="243"/>
      </w:r>
      <w:r>
        <w:t xml:space="preserve"> som delades ut blev 41</w:t>
      </w:r>
      <w:del w:id="244" w:author="Lisbeth Claesson" w:date="2012-04-20T14:14:00Z">
        <w:r w:rsidDel="00F93DDC">
          <w:delText xml:space="preserve">st frågeformulär </w:delText>
        </w:r>
      </w:del>
      <w:ins w:id="245" w:author="Lisbeth Claesson" w:date="2012-04-20T14:14:00Z">
        <w:r w:rsidR="00F93DDC">
          <w:t xml:space="preserve">instrument </w:t>
        </w:r>
      </w:ins>
      <w:r>
        <w:t>(</w:t>
      </w:r>
      <w:proofErr w:type="gramStart"/>
      <w:r>
        <w:t>71%</w:t>
      </w:r>
      <w:proofErr w:type="gramEnd"/>
      <w:r>
        <w:t xml:space="preserve">) ifyllda och returnerade. Alla returnerade </w:t>
      </w:r>
      <w:del w:id="246" w:author="Lisbeth Claesson" w:date="2012-04-20T14:14:00Z">
        <w:r w:rsidDel="00F93DDC">
          <w:delText xml:space="preserve">formulär </w:delText>
        </w:r>
      </w:del>
      <w:ins w:id="247" w:author="Lisbeth Claesson" w:date="2012-04-20T14:14:00Z">
        <w:r w:rsidR="00F93DDC">
          <w:t xml:space="preserve">instrument </w:t>
        </w:r>
      </w:ins>
      <w:r>
        <w:t xml:space="preserve">avkodades och </w:t>
      </w:r>
      <w:ins w:id="248" w:author="Lisbeth Claesson" w:date="2012-04-20T14:14:00Z">
        <w:r w:rsidR="00F93DDC">
          <w:t xml:space="preserve">data </w:t>
        </w:r>
      </w:ins>
      <w:r>
        <w:t xml:space="preserve">fördes in i statistikprogrammet SPSS. En av familjerna kontaktades då totalpoängen var väldigt låg jämfört med övriga i ”normalgruppen”. </w:t>
      </w:r>
    </w:p>
    <w:p w:rsidR="00B04C2A" w:rsidRDefault="00B04C2A">
      <w:pPr>
        <w:pStyle w:val="Brdtext"/>
        <w:ind w:left="0"/>
      </w:pPr>
      <w:r>
        <w:t>Föräldrarsvar från gruppen barn med autism/AS samlades in av en kollega väl förtrogen inom SI. Familjerna tillfrågades via personal på Habiliteringen Göteborg- och Södra Bohuslän och Habiliteringen i Borås. Kriterier för medverkan var barn med högfungerande autism eller Aspergers syndrom utan utvecklingsstörning eller annat fysiskt handikapp som till exempel Cerebral Pares. Rekommenderad ålder var fyra till 12 år.</w:t>
      </w:r>
    </w:p>
    <w:p w:rsidR="00B04C2A" w:rsidRDefault="00B04C2A">
      <w:pPr>
        <w:pStyle w:val="Brdtext"/>
        <w:ind w:left="0"/>
      </w:pPr>
      <w:commentRangeStart w:id="249"/>
      <w:r>
        <w:t xml:space="preserve">58 </w:t>
      </w:r>
      <w:del w:id="250" w:author="Lisbeth Claesson" w:date="2012-04-20T14:15:00Z">
        <w:r w:rsidDel="00F93DDC">
          <w:delText xml:space="preserve">formlär </w:delText>
        </w:r>
      </w:del>
      <w:ins w:id="251" w:author="Lisbeth Claesson" w:date="2012-04-20T14:15:00Z">
        <w:r w:rsidR="00F93DDC">
          <w:t xml:space="preserve">Bedömningsinstrument </w:t>
        </w:r>
        <w:commentRangeEnd w:id="249"/>
        <w:r w:rsidR="00F93DDC">
          <w:rPr>
            <w:rStyle w:val="Kommentarsreferens"/>
          </w:rPr>
          <w:commentReference w:id="249"/>
        </w:r>
      </w:ins>
      <w:r>
        <w:t>delades ut under 7 månaders tid och 28 (</w:t>
      </w:r>
      <w:proofErr w:type="gramStart"/>
      <w:r>
        <w:t>48%</w:t>
      </w:r>
      <w:proofErr w:type="gramEnd"/>
      <w:r>
        <w:t xml:space="preserve">) returnerades. Tre </w:t>
      </w:r>
      <w:del w:id="252" w:author="Lisbeth Claesson" w:date="2012-04-20T14:17:00Z">
        <w:r w:rsidDel="00F93DDC">
          <w:delText xml:space="preserve">stycken </w:delText>
        </w:r>
      </w:del>
      <w:ins w:id="253" w:author="Lisbeth Claesson" w:date="2012-04-20T14:17:00Z">
        <w:r w:rsidR="00F93DDC">
          <w:t xml:space="preserve">instrument </w:t>
        </w:r>
      </w:ins>
      <w:r>
        <w:t>exkluderades, e</w:t>
      </w:r>
      <w:ins w:id="254" w:author="Lisbeth Claesson" w:date="2012-04-20T14:17:00Z">
        <w:r w:rsidR="00F93DDC">
          <w:t>tt</w:t>
        </w:r>
      </w:ins>
      <w:del w:id="255" w:author="Lisbeth Claesson" w:date="2012-04-20T14:17:00Z">
        <w:r w:rsidDel="00F93DDC">
          <w:delText>n</w:delText>
        </w:r>
      </w:del>
      <w:r>
        <w:t xml:space="preserve"> vars barn var över 12 års ålder, </w:t>
      </w:r>
      <w:del w:id="256" w:author="Lisbeth Claesson" w:date="2012-04-20T14:16:00Z">
        <w:r w:rsidDel="00F93DDC">
          <w:delText xml:space="preserve">en </w:delText>
        </w:r>
      </w:del>
      <w:ins w:id="257" w:author="Lisbeth Claesson" w:date="2012-04-20T14:16:00Z">
        <w:r w:rsidR="00F93DDC">
          <w:t xml:space="preserve">ett pga att </w:t>
        </w:r>
        <w:proofErr w:type="gramStart"/>
        <w:r w:rsidR="00F93DDC">
          <w:t xml:space="preserve">barnet  </w:t>
        </w:r>
      </w:ins>
      <w:r>
        <w:t>hade</w:t>
      </w:r>
      <w:proofErr w:type="gramEnd"/>
      <w:r>
        <w:t xml:space="preserve"> tilläggsdiagnos och en förälder hade glömt att fylla i barnets ålder samt telefonnummer vilket omöjliggjorde uppföljande kontakt. Fem familjer kontaktades då vissa frågor inte blivit korrekt ifyllda (inga kryss, kontra för många kryss på samma fråga) Den slutliga gruppen blev på 25 ifyllda formulär vilka avkodades och </w:t>
      </w:r>
      <w:ins w:id="258" w:author="Lisbeth Claesson" w:date="2012-04-20T14:17:00Z">
        <w:r w:rsidR="00F93DDC">
          <w:t xml:space="preserve">data </w:t>
        </w:r>
      </w:ins>
      <w:r>
        <w:t>fördes in i SPSS.</w:t>
      </w:r>
    </w:p>
    <w:p w:rsidR="00B04C2A" w:rsidRDefault="00B04C2A">
      <w:pPr>
        <w:pStyle w:val="Brdtext"/>
        <w:ind w:left="0"/>
        <w:rPr>
          <w:b/>
          <w:bCs/>
        </w:rPr>
      </w:pPr>
      <w:r>
        <w:rPr>
          <w:b/>
          <w:bCs/>
        </w:rPr>
        <w:t xml:space="preserve">Amerikanskt </w:t>
      </w:r>
      <w:commentRangeStart w:id="259"/>
      <w:r>
        <w:rPr>
          <w:b/>
          <w:bCs/>
        </w:rPr>
        <w:t>material</w:t>
      </w:r>
      <w:commentRangeEnd w:id="259"/>
      <w:r w:rsidR="00F93DDC">
        <w:rPr>
          <w:rStyle w:val="Kommentarsreferens"/>
        </w:rPr>
        <w:commentReference w:id="259"/>
      </w:r>
      <w:r>
        <w:rPr>
          <w:b/>
          <w:bCs/>
        </w:rPr>
        <w:t xml:space="preserve"> </w:t>
      </w:r>
    </w:p>
    <w:p w:rsidR="00B04C2A" w:rsidRDefault="00B04C2A">
      <w:pPr>
        <w:pStyle w:val="Brdtext"/>
        <w:ind w:left="0"/>
      </w:pPr>
      <w:r>
        <w:t xml:space="preserve">I en opublicerad masteruppsats från USA redovisar Vermaas (17) hur hon samlat och analyserat föräldrarsvar med hjälp av den amerikanska versionen av ESP från två </w:t>
      </w:r>
      <w:proofErr w:type="gramStart"/>
      <w:r>
        <w:t>grupper  barn</w:t>
      </w:r>
      <w:proofErr w:type="gramEnd"/>
      <w:r>
        <w:t xml:space="preserve">, normalfungerande (n=41) samt barn med Autism (n=41). Hennes syfte har främst varit att se om det går att se om gruppernas svar har signifikanta skillnader och om detta stämmer med tidigare forskning. Vermaas har också </w:t>
      </w:r>
      <w:del w:id="260" w:author="Lisbeth Claesson" w:date="2012-04-20T14:18:00Z">
        <w:r w:rsidDel="00F93DDC">
          <w:delText xml:space="preserve">tittat </w:delText>
        </w:r>
      </w:del>
      <w:ins w:id="261" w:author="Lisbeth Claesson" w:date="2012-04-20T14:18:00Z">
        <w:r w:rsidR="00F93DDC">
          <w:t xml:space="preserve">undersökt? </w:t>
        </w:r>
      </w:ins>
      <w:commentRangeStart w:id="262"/>
      <w:r>
        <w:t>på om det varit någon skillnad på svaren beroende på vilket kön barnet har.</w:t>
      </w:r>
      <w:commentRangeEnd w:id="262"/>
      <w:r w:rsidR="00F93DDC">
        <w:rPr>
          <w:rStyle w:val="Kommentarsreferens"/>
        </w:rPr>
        <w:commentReference w:id="262"/>
      </w:r>
      <w:r>
        <w:t xml:space="preserve"> Underlaget på 41 </w:t>
      </w:r>
      <w:proofErr w:type="gramStart"/>
      <w:r>
        <w:t>stycken  frågeformulär</w:t>
      </w:r>
      <w:proofErr w:type="gramEnd"/>
      <w:r>
        <w:t xml:space="preserve"> förklaras med att det var det antalet som var inskrivna vid författarens klinik vid det aktuella tillfället (hösten-99). </w:t>
      </w:r>
    </w:p>
    <w:p w:rsidR="00B04C2A" w:rsidRDefault="00B04C2A">
      <w:pPr>
        <w:pStyle w:val="Brdtext"/>
        <w:ind w:left="0"/>
        <w:rPr>
          <w:b/>
          <w:bCs/>
        </w:rPr>
      </w:pPr>
      <w:r>
        <w:rPr>
          <w:b/>
          <w:bCs/>
        </w:rPr>
        <w:t>Analys</w:t>
      </w:r>
    </w:p>
    <w:p w:rsidR="00B04C2A" w:rsidRDefault="00B04C2A">
      <w:pPr>
        <w:pStyle w:val="Brdtext"/>
        <w:ind w:left="0"/>
      </w:pPr>
      <w:r>
        <w:t>För att kunna jämföra det amerikanska materialet, som presenterats i procent, med det svenska materialet, räknades de amerikanska svaren om från procent till antal och bildar svarsfrekvenser. Svarsfrekvenserna fördes in tillsammans med den svenska datan i SPSS.</w:t>
      </w:r>
    </w:p>
    <w:p w:rsidR="00B04C2A" w:rsidRDefault="00B04C2A">
      <w:pPr>
        <w:pStyle w:val="Brdtext"/>
        <w:ind w:left="0"/>
      </w:pPr>
      <w:r>
        <w:t>I analysen räknades sedan medianen ut för svarsfrekvenserna i de fyra olika grupperna (Amerkanska autismgruppen, Amerkanska normalgruppen, Svenska autimsgruppen samt Svenska normalgruppen) för att möjligöra en jämförelse.</w:t>
      </w:r>
    </w:p>
    <w:p w:rsidR="00B04C2A" w:rsidRDefault="00B04C2A">
      <w:pPr>
        <w:pStyle w:val="Brdtext"/>
        <w:ind w:left="0"/>
      </w:pPr>
      <w:r>
        <w:t xml:space="preserve">Resultaten dikotomiserades eftersom det insamlade matrialet </w:t>
      </w:r>
      <w:proofErr w:type="gramStart"/>
      <w:r>
        <w:t>var  förhållandevis</w:t>
      </w:r>
      <w:proofErr w:type="gramEnd"/>
      <w:r>
        <w:t xml:space="preserve"> litet. Svaren grupperades från fem till två grupper: </w:t>
      </w:r>
      <w:r>
        <w:rPr>
          <w:i/>
        </w:rPr>
        <w:t>alltid, ofta</w:t>
      </w:r>
      <w:r>
        <w:t xml:space="preserve"> och </w:t>
      </w:r>
      <w:r>
        <w:rPr>
          <w:i/>
        </w:rPr>
        <w:t>ibland</w:t>
      </w:r>
      <w:r>
        <w:t xml:space="preserve"> slogs ihop till gruppen </w:t>
      </w:r>
      <w:r>
        <w:rPr>
          <w:i/>
        </w:rPr>
        <w:t>SI-problem</w:t>
      </w:r>
      <w:r>
        <w:t xml:space="preserve"> och </w:t>
      </w:r>
      <w:r>
        <w:rPr>
          <w:i/>
        </w:rPr>
        <w:t>sällan</w:t>
      </w:r>
      <w:r>
        <w:t xml:space="preserve"> och </w:t>
      </w:r>
      <w:r>
        <w:rPr>
          <w:i/>
        </w:rPr>
        <w:t>aldrig</w:t>
      </w:r>
      <w:r>
        <w:t xml:space="preserve"> bildade gruppen </w:t>
      </w:r>
      <w:r>
        <w:rPr>
          <w:i/>
        </w:rPr>
        <w:t xml:space="preserve">inga problem. </w:t>
      </w:r>
      <w:r>
        <w:t xml:space="preserve">Därefter jämfördes de svenska och </w:t>
      </w:r>
      <w:proofErr w:type="gramStart"/>
      <w:r>
        <w:t>den</w:t>
      </w:r>
      <w:proofErr w:type="gramEnd"/>
      <w:r>
        <w:t xml:space="preserve"> amerikanska </w:t>
      </w:r>
      <w:proofErr w:type="gramStart"/>
      <w:r>
        <w:t>gruppernas</w:t>
      </w:r>
      <w:proofErr w:type="gramEnd"/>
      <w:r>
        <w:t xml:space="preserve"> svar genom Pearsons chi-två test eller Fishers test för att se om proportionerna visar en signifikant skillnad eller om grupperna svarat på liknande sätt. Signifikansvärdet räknas här som P</w:t>
      </w:r>
      <w:r>
        <w:rPr>
          <w:rFonts w:ascii="Garamond" w:hAnsi="Garamond" w:cs="Garamond"/>
        </w:rPr>
        <w:t>≤</w:t>
      </w:r>
      <w:r>
        <w:t>0,05, tvåsidig.</w:t>
      </w:r>
    </w:p>
    <w:p w:rsidR="00B04C2A" w:rsidRDefault="00B04C2A">
      <w:pPr>
        <w:pStyle w:val="Rubrik2"/>
      </w:pPr>
      <w:r>
        <w:lastRenderedPageBreak/>
        <w:t>Steg 3. Reabilitetstest av den svenska versionen.</w:t>
      </w:r>
    </w:p>
    <w:p w:rsidR="00B04C2A" w:rsidRDefault="00B04C2A">
      <w:pPr>
        <w:pStyle w:val="Brdtext"/>
        <w:ind w:left="0"/>
      </w:pPr>
      <w:r>
        <w:t>De två svenska gruppernas i</w:t>
      </w:r>
      <w:ins w:id="263" w:author="Lisbeth Claesson" w:date="2012-04-20T14:19:00Z">
        <w:r w:rsidR="00F93DDC">
          <w:t>n</w:t>
        </w:r>
      </w:ins>
      <w:r>
        <w:t xml:space="preserve">samlade </w:t>
      </w:r>
      <w:proofErr w:type="gramStart"/>
      <w:r>
        <w:t>bedömningsformulär  var</w:t>
      </w:r>
      <w:proofErr w:type="gramEnd"/>
      <w:r>
        <w:t xml:space="preserve"> ojämna i antal (41 ifyllda bedömningformulär från normalfungerande gruppen  mot 25 stycken formulär i autimsgruppen) och för att mer tillförlitligt analysera svaren parades bedömningsintrumenten </w:t>
      </w:r>
      <w:commentRangeStart w:id="264"/>
      <w:r>
        <w:t xml:space="preserve">ihop efter barnens ålder i möjligaste mån och resulterade i två grupper på 25 formulär (n=25). Dessa analyserades med hjälp av Mann-whitney-U med hypotesen att det skulle gå att se om bedömningsformuläret kunde fånga upp skillnader mellan hur de svenska autism- och </w:t>
      </w:r>
      <w:commentRangeStart w:id="265"/>
      <w:r>
        <w:t>normalgrupperna</w:t>
      </w:r>
      <w:commentRangeEnd w:id="265"/>
      <w:r w:rsidR="00F93DDC">
        <w:rPr>
          <w:rStyle w:val="Kommentarsreferens"/>
        </w:rPr>
        <w:commentReference w:id="265"/>
      </w:r>
      <w:r>
        <w:t xml:space="preserve"> hade svarat. Den totala poängen räknades också ut för varje enskilt formulär för att se om grupperna skilde sig åt i relation till ”Cut off score”.</w:t>
      </w:r>
      <w:commentRangeEnd w:id="264"/>
      <w:r w:rsidR="00F93DDC">
        <w:rPr>
          <w:rStyle w:val="Kommentarsreferens"/>
        </w:rPr>
        <w:commentReference w:id="264"/>
      </w:r>
    </w:p>
    <w:p w:rsidR="00B04C2A" w:rsidRDefault="00B04C2A">
      <w:pPr>
        <w:pStyle w:val="Rubrik1"/>
      </w:pPr>
      <w:r>
        <w:t>Etiska aspekter</w:t>
      </w:r>
    </w:p>
    <w:p w:rsidR="00B04C2A" w:rsidRDefault="00B04C2A">
      <w:pPr>
        <w:pStyle w:val="Brdtext"/>
        <w:ind w:left="0"/>
      </w:pPr>
      <w:r>
        <w:t>Inga barn är direkt involverade i studien och samtliga deltagare informerades om att de kunde avbryta sin medverkan när de ville.</w:t>
      </w:r>
    </w:p>
    <w:p w:rsidR="00B04C2A" w:rsidRDefault="00B04C2A">
      <w:pPr>
        <w:pStyle w:val="Brdtext"/>
        <w:ind w:left="0"/>
      </w:pPr>
      <w:r>
        <w:t xml:space="preserve">Det finns en möjlighet att de familjer man skickar ut frågeformuläret till påbörjar en process om hur de ser på sina barn. Det kan vara positivt då en alternativ förklaringsmodell till problematiken kan ges men också problematiskt om familjerna då efterfrågar behandling något som författaren till föreliggande studie, för närvarande, inte kan ge. Dock kan en diskussion erbjudas och hänvisning till litteraur för vidare fördjupning. Hänvisning till rätt instans inom vården planerades också, i första hand barnets kontakt på habiliteringen och om detta inte fanns, Barn och ungdomspsykiatriska mottagningar (BUP). </w:t>
      </w:r>
    </w:p>
    <w:p w:rsidR="00B04C2A" w:rsidRDefault="00B04C2A">
      <w:pPr>
        <w:pStyle w:val="Brdtext"/>
        <w:ind w:left="0"/>
      </w:pPr>
      <w:r>
        <w:t>Studien är godkänd av etiska kommitén i Göteborg no Ö 362-00.</w:t>
      </w:r>
    </w:p>
    <w:p w:rsidR="00B04C2A" w:rsidRDefault="00B04C2A">
      <w:pPr>
        <w:pStyle w:val="Rubrik1"/>
      </w:pPr>
      <w:r>
        <w:t xml:space="preserve">Resultat </w:t>
      </w:r>
    </w:p>
    <w:p w:rsidR="00B04C2A" w:rsidRDefault="00B04C2A">
      <w:pPr>
        <w:pStyle w:val="Rubrik2"/>
      </w:pPr>
      <w:r>
        <w:t>Steg 1. Översättningen</w:t>
      </w:r>
    </w:p>
    <w:p w:rsidR="00B04C2A" w:rsidRDefault="00B04C2A">
      <w:pPr>
        <w:pStyle w:val="Brdtext"/>
        <w:ind w:left="0"/>
        <w:rPr>
          <w:b/>
          <w:bCs/>
        </w:rPr>
      </w:pPr>
      <w:r>
        <w:rPr>
          <w:b/>
          <w:bCs/>
        </w:rPr>
        <w:t>Nivå 1 och 2, Översättning och expertgruppsdiskussion.</w:t>
      </w:r>
    </w:p>
    <w:p w:rsidR="00B04C2A" w:rsidRDefault="00B04C2A">
      <w:pPr>
        <w:pStyle w:val="Brdtext"/>
        <w:ind w:left="0"/>
      </w:pPr>
      <w:r>
        <w:t>Översättningen skedde enligt backtranslationproceduren. ESP 1 bestod av 185 frågor så det tog flera möten att gå igenom hela bedömningsinstrumentet så noggrant som möjligt. Då meningskiljaktligheter uppstod rådfrågades lexikon och andra språkunniga personer om råd.  Oftast uppkom diskussioner kring grammatik snarare än om frågornas innehåll.</w:t>
      </w:r>
    </w:p>
    <w:p w:rsidR="00B04C2A" w:rsidRDefault="00B04C2A">
      <w:pPr>
        <w:pStyle w:val="Brdtext"/>
        <w:ind w:left="0"/>
      </w:pPr>
      <w:r>
        <w:t xml:space="preserve">Som en del i proceduren diskuterades den översatta versionen av </w:t>
      </w:r>
      <w:ins w:id="266" w:author="Lisbeth Claesson" w:date="2012-04-20T14:23:00Z">
        <w:r w:rsidR="00B87121">
          <w:t xml:space="preserve">två grupper </w:t>
        </w:r>
      </w:ins>
      <w:r>
        <w:t>yrkesverksamma arbetsterapeuter och i samband med dessa diskussioner uppkom förslag till kulturella tillägg. Fyra frågor som rör sensoriken vintertid lades slutligen till:</w:t>
      </w:r>
    </w:p>
    <w:p w:rsidR="00B04C2A" w:rsidRDefault="00B04C2A">
      <w:pPr>
        <w:pStyle w:val="Brdtext"/>
        <w:ind w:left="0"/>
      </w:pPr>
      <w:r>
        <w:rPr>
          <w:b/>
          <w:bCs/>
        </w:rPr>
        <w:t>Inom Proprioception</w:t>
      </w:r>
      <w:r>
        <w:t>:</w:t>
      </w:r>
    </w:p>
    <w:p w:rsidR="00B04C2A" w:rsidRDefault="00B04C2A">
      <w:pPr>
        <w:pStyle w:val="Brdtext"/>
        <w:ind w:left="3" w:right="157"/>
        <w:rPr>
          <w:i/>
          <w:iCs/>
        </w:rPr>
      </w:pPr>
      <w:r>
        <w:rPr>
          <w:i/>
          <w:iCs/>
        </w:rPr>
        <w:t>13.  Tycker ditt barn om att dra kompisar i pulka?</w:t>
      </w:r>
    </w:p>
    <w:p w:rsidR="00B04C2A" w:rsidRPr="00E22CF1" w:rsidRDefault="00B04C2A">
      <w:pPr>
        <w:pStyle w:val="Brdtext"/>
        <w:ind w:left="3" w:right="157"/>
        <w:rPr>
          <w:i/>
          <w:iCs/>
          <w:lang w:val="en-GB"/>
          <w:rPrChange w:id="267" w:author="Lisbeth Claesson" w:date="2012-04-20T13:35:00Z">
            <w:rPr>
              <w:i/>
              <w:iCs/>
            </w:rPr>
          </w:rPrChange>
        </w:rPr>
      </w:pPr>
      <w:r w:rsidRPr="00E22CF1">
        <w:rPr>
          <w:i/>
          <w:iCs/>
          <w:lang w:val="en-GB"/>
          <w:rPrChange w:id="268" w:author="Lisbeth Claesson" w:date="2012-04-20T13:35:00Z">
            <w:rPr>
              <w:i/>
              <w:iCs/>
            </w:rPr>
          </w:rPrChange>
        </w:rPr>
        <w:t>13.  Does your child like to pull friends on a little sledge?</w:t>
      </w:r>
    </w:p>
    <w:p w:rsidR="00B04C2A" w:rsidRDefault="00B04C2A">
      <w:pPr>
        <w:pStyle w:val="Brdtext"/>
        <w:ind w:left="0"/>
        <w:rPr>
          <w:b/>
          <w:bCs/>
        </w:rPr>
      </w:pPr>
      <w:r>
        <w:rPr>
          <w:b/>
          <w:bCs/>
        </w:rPr>
        <w:t>Inom Taktilt:</w:t>
      </w:r>
    </w:p>
    <w:p w:rsidR="00B04C2A" w:rsidRDefault="00B04C2A">
      <w:pPr>
        <w:pStyle w:val="Brdtext"/>
        <w:ind w:left="0" w:right="3"/>
        <w:rPr>
          <w:i/>
          <w:iCs/>
        </w:rPr>
      </w:pPr>
      <w:r>
        <w:rPr>
          <w:i/>
          <w:iCs/>
        </w:rPr>
        <w:t>21.  Vägrar ditt barn att ha på sig vantar och mössa trots att det är kallt?</w:t>
      </w:r>
    </w:p>
    <w:p w:rsidR="00B04C2A" w:rsidRPr="00E22CF1" w:rsidRDefault="00B04C2A">
      <w:pPr>
        <w:pStyle w:val="Brdtext"/>
        <w:ind w:left="0" w:right="3"/>
        <w:rPr>
          <w:i/>
          <w:iCs/>
          <w:lang w:val="en-GB"/>
          <w:rPrChange w:id="269" w:author="Lisbeth Claesson" w:date="2012-04-20T13:35:00Z">
            <w:rPr>
              <w:i/>
              <w:iCs/>
            </w:rPr>
          </w:rPrChange>
        </w:rPr>
      </w:pPr>
      <w:r w:rsidRPr="00E22CF1">
        <w:rPr>
          <w:i/>
          <w:iCs/>
          <w:lang w:val="en-GB"/>
          <w:rPrChange w:id="270" w:author="Lisbeth Claesson" w:date="2012-04-20T13:35:00Z">
            <w:rPr>
              <w:i/>
              <w:iCs/>
            </w:rPr>
          </w:rPrChange>
        </w:rPr>
        <w:t xml:space="preserve">21.  Does your child refuse to ware mittens and a cap despite cold                   </w:t>
      </w:r>
    </w:p>
    <w:p w:rsidR="00B04C2A" w:rsidRDefault="00B04C2A">
      <w:pPr>
        <w:pStyle w:val="Brdtext"/>
        <w:ind w:left="0" w:right="3"/>
        <w:rPr>
          <w:i/>
          <w:iCs/>
        </w:rPr>
      </w:pPr>
      <w:r w:rsidRPr="00E22CF1">
        <w:rPr>
          <w:i/>
          <w:iCs/>
          <w:lang w:val="en-GB"/>
          <w:rPrChange w:id="271" w:author="Lisbeth Claesson" w:date="2012-04-20T13:35:00Z">
            <w:rPr>
              <w:i/>
              <w:iCs/>
            </w:rPr>
          </w:rPrChange>
        </w:rPr>
        <w:t xml:space="preserve">       </w:t>
      </w:r>
      <w:r>
        <w:rPr>
          <w:i/>
          <w:iCs/>
        </w:rPr>
        <w:t>weather?</w:t>
      </w:r>
    </w:p>
    <w:p w:rsidR="00B04C2A" w:rsidRDefault="00B04C2A">
      <w:pPr>
        <w:pStyle w:val="Brdtext"/>
        <w:ind w:left="0"/>
        <w:rPr>
          <w:i/>
          <w:iCs/>
        </w:rPr>
      </w:pPr>
      <w:proofErr w:type="gramStart"/>
      <w:r>
        <w:rPr>
          <w:i/>
          <w:iCs/>
        </w:rPr>
        <w:lastRenderedPageBreak/>
        <w:t>22  Föredrar</w:t>
      </w:r>
      <w:proofErr w:type="gramEnd"/>
      <w:r>
        <w:rPr>
          <w:i/>
          <w:iCs/>
        </w:rPr>
        <w:t xml:space="preserve"> ditt barn att ha på sig tumvantar framför fingervantar?</w:t>
      </w:r>
    </w:p>
    <w:p w:rsidR="00B04C2A" w:rsidRPr="00E22CF1" w:rsidRDefault="00B04C2A">
      <w:pPr>
        <w:pStyle w:val="Brdtext"/>
        <w:ind w:left="0"/>
        <w:rPr>
          <w:i/>
          <w:iCs/>
          <w:lang w:val="en-GB"/>
          <w:rPrChange w:id="272" w:author="Lisbeth Claesson" w:date="2012-04-20T13:35:00Z">
            <w:rPr>
              <w:i/>
              <w:iCs/>
            </w:rPr>
          </w:rPrChange>
        </w:rPr>
      </w:pPr>
      <w:proofErr w:type="gramStart"/>
      <w:r w:rsidRPr="00E22CF1">
        <w:rPr>
          <w:i/>
          <w:iCs/>
          <w:lang w:val="en-GB"/>
          <w:rPrChange w:id="273" w:author="Lisbeth Claesson" w:date="2012-04-20T13:35:00Z">
            <w:rPr>
              <w:i/>
              <w:iCs/>
            </w:rPr>
          </w:rPrChange>
        </w:rPr>
        <w:t>22  Does</w:t>
      </w:r>
      <w:proofErr w:type="gramEnd"/>
      <w:r w:rsidRPr="00E22CF1">
        <w:rPr>
          <w:i/>
          <w:iCs/>
          <w:lang w:val="en-GB"/>
          <w:rPrChange w:id="274" w:author="Lisbeth Claesson" w:date="2012-04-20T13:35:00Z">
            <w:rPr>
              <w:i/>
              <w:iCs/>
            </w:rPr>
          </w:rPrChange>
        </w:rPr>
        <w:t xml:space="preserve"> your child prefer mittens instead of gloves?</w:t>
      </w:r>
    </w:p>
    <w:p w:rsidR="00B04C2A" w:rsidRDefault="00B04C2A">
      <w:pPr>
        <w:pStyle w:val="Citat1"/>
        <w:ind w:left="0" w:firstLine="0"/>
        <w:rPr>
          <w:b/>
          <w:bCs/>
          <w:i w:val="0"/>
          <w:iCs w:val="0"/>
        </w:rPr>
      </w:pPr>
      <w:r>
        <w:rPr>
          <w:b/>
          <w:bCs/>
          <w:i w:val="0"/>
          <w:iCs w:val="0"/>
        </w:rPr>
        <w:t>Inom Vestibulära området:</w:t>
      </w:r>
    </w:p>
    <w:p w:rsidR="00B04C2A" w:rsidRDefault="00B04C2A">
      <w:pPr>
        <w:pStyle w:val="Brdtext"/>
        <w:ind w:left="-17" w:right="157"/>
        <w:rPr>
          <w:i/>
          <w:iCs/>
        </w:rPr>
      </w:pPr>
      <w:r>
        <w:rPr>
          <w:i/>
          <w:iCs/>
        </w:rPr>
        <w:t>16.  Undviker ditt barn att åka pulka?</w:t>
      </w:r>
    </w:p>
    <w:p w:rsidR="00B04C2A" w:rsidRPr="00E22CF1" w:rsidRDefault="00B04C2A">
      <w:pPr>
        <w:pStyle w:val="Brdtext"/>
        <w:ind w:left="0"/>
        <w:rPr>
          <w:i/>
          <w:iCs/>
          <w:lang w:val="en-GB"/>
          <w:rPrChange w:id="275" w:author="Lisbeth Claesson" w:date="2012-04-20T13:35:00Z">
            <w:rPr>
              <w:i/>
              <w:iCs/>
            </w:rPr>
          </w:rPrChange>
        </w:rPr>
      </w:pPr>
      <w:r w:rsidRPr="00E22CF1">
        <w:rPr>
          <w:i/>
          <w:iCs/>
          <w:lang w:val="en-GB"/>
          <w:rPrChange w:id="276" w:author="Lisbeth Claesson" w:date="2012-04-20T13:35:00Z">
            <w:rPr>
              <w:i/>
              <w:iCs/>
            </w:rPr>
          </w:rPrChange>
        </w:rPr>
        <w:t>16   Does your child avoid going downhill on a sledge?</w:t>
      </w:r>
    </w:p>
    <w:p w:rsidR="00B04C2A" w:rsidRDefault="00B04C2A">
      <w:pPr>
        <w:pStyle w:val="Brdtext"/>
        <w:ind w:left="0"/>
      </w:pPr>
      <w:r>
        <w:t>Utöver den kulturella infallsvinkeln diskuterades ESP som helhet uti</w:t>
      </w:r>
      <w:del w:id="277" w:author="Lisbeth Claesson" w:date="2012-04-20T14:25:00Z">
        <w:r w:rsidDel="00A802CA">
          <w:delText>f</w:delText>
        </w:r>
      </w:del>
      <w:r>
        <w:t xml:space="preserve">från relevans och förståelse. Bägge gruppdiskussionerna ledde till en fundering över hur </w:t>
      </w:r>
      <w:del w:id="278" w:author="Lisbeth Claesson" w:date="2012-04-20T14:25:00Z">
        <w:r w:rsidDel="00A802CA">
          <w:delText xml:space="preserve">långt </w:delText>
        </w:r>
      </w:del>
      <w:ins w:id="279" w:author="Lisbeth Claesson" w:date="2012-04-20T14:25:00Z">
        <w:r w:rsidR="00A802CA">
          <w:t xml:space="preserve">omfattande </w:t>
        </w:r>
      </w:ins>
      <w:r>
        <w:t xml:space="preserve">ett frågeformlär kan vara för att vara hanterbart i den </w:t>
      </w:r>
      <w:del w:id="280" w:author="Lisbeth Claesson" w:date="2012-04-20T14:26:00Z">
        <w:r w:rsidDel="00A802CA">
          <w:delText xml:space="preserve">kliniksa </w:delText>
        </w:r>
      </w:del>
      <w:ins w:id="281" w:author="Lisbeth Claesson" w:date="2012-04-20T14:26:00Z">
        <w:r w:rsidR="00A802CA">
          <w:t xml:space="preserve">kliniska </w:t>
        </w:r>
      </w:ins>
      <w:r>
        <w:t>verksamheten. Då var det aktuella bedömningsinstrumentet på 185 frågor vilket arbetsterapeuterna ansåg vara för långt. A</w:t>
      </w:r>
      <w:r w:rsidRPr="00E22CF1">
        <w:rPr>
          <w:rPrChange w:id="282" w:author="Lisbeth Claesson" w:date="2012-04-20T13:35:00Z">
            <w:rPr>
              <w:lang w:val="en-US"/>
            </w:rPr>
          </w:rPrChange>
        </w:rPr>
        <w:t xml:space="preserve">rbetsterapeuterna </w:t>
      </w:r>
      <w:r>
        <w:t xml:space="preserve">i den första </w:t>
      </w:r>
      <w:proofErr w:type="gramStart"/>
      <w:r>
        <w:t>gruppdiskussion</w:t>
      </w:r>
      <w:proofErr w:type="gramEnd"/>
      <w:r>
        <w:t xml:space="preserve"> ansåg att frågeformuläret borde haft utrymme för föräldrarna att skriva kommentarer. Gruppen tyckte att man lätt kan misstolka vissa svar </w:t>
      </w:r>
      <w:del w:id="283" w:author="Lisbeth Claesson" w:date="2012-04-20T14:27:00Z">
        <w:r w:rsidDel="00A802CA">
          <w:delText>annars</w:delText>
        </w:r>
      </w:del>
      <w:ins w:id="284" w:author="Lisbeth Claesson" w:date="2012-04-20T14:27:00Z">
        <w:r w:rsidR="00A802CA">
          <w:t>om kommentar saknas</w:t>
        </w:r>
      </w:ins>
      <w:r>
        <w:t>. Den andra gruppen tyckte inte detta var en nödvändighet då deras upplevelse var att föräldrarna då skrev mycket mer information än vad som var nödvändigt.</w:t>
      </w:r>
    </w:p>
    <w:p w:rsidR="00B04C2A" w:rsidRDefault="00B04C2A">
      <w:pPr>
        <w:pStyle w:val="Brdtext"/>
        <w:ind w:left="0"/>
      </w:pPr>
      <w:commentRangeStart w:id="285"/>
      <w:r w:rsidRPr="00E22CF1">
        <w:rPr>
          <w:rPrChange w:id="286" w:author="Lisbeth Claesson" w:date="2012-04-20T13:35:00Z">
            <w:rPr>
              <w:lang w:val="en-US"/>
            </w:rPr>
          </w:rPrChange>
        </w:rPr>
        <w:t xml:space="preserve">Båda grupper tog upp svårigheterna för vissa föräldrar när frågorna uppmanade dem att jämföra sitt barn med andra barn </w:t>
      </w:r>
      <w:r>
        <w:t>i samma ålder. Det är svårt att bedöma sitt barn på ett objektivt sätt.</w:t>
      </w:r>
      <w:commentRangeEnd w:id="285"/>
      <w:r w:rsidR="00A802CA">
        <w:rPr>
          <w:rStyle w:val="Kommentarsreferens"/>
        </w:rPr>
        <w:commentReference w:id="285"/>
      </w:r>
    </w:p>
    <w:p w:rsidR="00B04C2A" w:rsidRDefault="00B04C2A">
      <w:pPr>
        <w:pStyle w:val="Brdtext"/>
        <w:ind w:left="0"/>
      </w:pPr>
      <w:r>
        <w:t xml:space="preserve">Arbetsterapeuterna i grupp 2 var specialiserade inom synhabilitering och ifrågasatte fem av frågorna inom område ”syn”, de tyckte inte att dessa fem var relaterade till Sensory Integration. </w:t>
      </w:r>
    </w:p>
    <w:p w:rsidR="00B04C2A" w:rsidRDefault="00B04C2A">
      <w:pPr>
        <w:pStyle w:val="Brdtext"/>
        <w:ind w:left="0"/>
      </w:pPr>
      <w:r>
        <w:t>Under samma period som de svenska gruppdiskussionerna hölls, hade även gruppen som utvecklat bedömningsinstrumentet i USA, upptäckt problemen med det stora antalet frågor och uteslutit många av dem. Slutversionen är därmed på 76 frågor. Även de fem frågorna som man inom syngruppen motsatte sig var borttagna. Gällande kommentatorsfält var grupperna oense och det beslöts att behålla formuläret som det är utan utrymme för kommentarer men med en uppmaning att frågeformuläret följs upp med en intervju.</w:t>
      </w:r>
    </w:p>
    <w:p w:rsidR="00B04C2A" w:rsidRDefault="00B04C2A">
      <w:pPr>
        <w:pStyle w:val="Brdtext"/>
        <w:ind w:left="0"/>
        <w:rPr>
          <w:b/>
          <w:bCs/>
        </w:rPr>
      </w:pPr>
      <w:r>
        <w:rPr>
          <w:b/>
          <w:bCs/>
        </w:rPr>
        <w:t>Nivå 3.  Återöversättning till Engelska</w:t>
      </w:r>
    </w:p>
    <w:p w:rsidR="00B04C2A" w:rsidRDefault="00B04C2A">
      <w:pPr>
        <w:pStyle w:val="Brdtext"/>
        <w:ind w:left="0"/>
      </w:pPr>
      <w:r>
        <w:t>En av universitetet rekommenderad översättare användes för att återöversätta bedömninginstrumentet till engelska. Under samma period (tre månader) anlitades en bekant till författaren som är tvåspråkig efter att ha bott i USA i över 10 år och jobbat som engelskalärare en längre period för att även hon</w:t>
      </w:r>
      <w:ins w:id="287" w:author="Lisbeth Claesson" w:date="2012-04-20T14:29:00Z">
        <w:r w:rsidR="00A802CA">
          <w:t xml:space="preserve"> skulle?</w:t>
        </w:r>
      </w:ins>
      <w:r>
        <w:t xml:space="preserve"> översätta USP1 tillbaka till engelska. Dessa två versoner sammanfördes till en. Det var till stor del lika, en del ord </w:t>
      </w:r>
      <w:ins w:id="288" w:author="Lisbeth Claesson" w:date="2012-04-20T14:28:00Z">
        <w:r w:rsidR="00A802CA">
          <w:t>här fattas det något</w:t>
        </w:r>
      </w:ins>
    </w:p>
    <w:p w:rsidR="00B04C2A" w:rsidRDefault="00B04C2A">
      <w:pPr>
        <w:pStyle w:val="Brdtext"/>
        <w:ind w:left="0"/>
        <w:rPr>
          <w:b/>
          <w:bCs/>
        </w:rPr>
      </w:pPr>
      <w:r>
        <w:rPr>
          <w:b/>
          <w:bCs/>
        </w:rPr>
        <w:t>Nivå 4. Föräldragruppsdiskussion</w:t>
      </w:r>
    </w:p>
    <w:p w:rsidR="00B04C2A" w:rsidRDefault="00B04C2A">
      <w:pPr>
        <w:pStyle w:val="Brdtext"/>
        <w:ind w:left="0"/>
      </w:pPr>
      <w:r w:rsidRPr="00E22CF1">
        <w:rPr>
          <w:rPrChange w:id="289" w:author="Lisbeth Claesson" w:date="2012-04-20T13:35:00Z">
            <w:rPr>
              <w:lang w:val="en-US"/>
            </w:rPr>
          </w:rPrChange>
        </w:rPr>
        <w:t xml:space="preserve">De fem föräldrarna som hade fått fylla </w:t>
      </w:r>
      <w:r>
        <w:t>i den omarbetade svenska versionen på</w:t>
      </w:r>
      <w:r w:rsidRPr="00E22CF1">
        <w:rPr>
          <w:rPrChange w:id="290" w:author="Lisbeth Claesson" w:date="2012-04-20T13:35:00Z">
            <w:rPr>
              <w:lang w:val="en-US"/>
            </w:rPr>
          </w:rPrChange>
        </w:rPr>
        <w:t xml:space="preserve"> 80 frågor (76 översatta frågor samt de 4 kulturellt anpassade frågorna) var alla överens om att frågeformuläret </w:t>
      </w:r>
      <w:r>
        <w:t>i sin helhet var lätt att förstå, var lagom långt och kändes väl genomarbetad. Föräldrarna tyckte att några av frågorna uppfattades som Ja/Nej frågor vilket blev förvirrande. Detta ledde till att i förtexten till frågeformuläret finns en förklaring att när man känner att svaret är</w:t>
      </w:r>
      <w:r>
        <w:rPr>
          <w:i/>
          <w:iCs/>
        </w:rPr>
        <w:t xml:space="preserve"> Ja</w:t>
      </w:r>
      <w:r>
        <w:t xml:space="preserve"> ska man fylla i ”alltid” och när man känner att svaret är </w:t>
      </w:r>
      <w:r>
        <w:rPr>
          <w:i/>
          <w:iCs/>
        </w:rPr>
        <w:t xml:space="preserve">Nej </w:t>
      </w:r>
      <w:r>
        <w:t>ska man kryssa i ”aldrig”.</w:t>
      </w:r>
    </w:p>
    <w:p w:rsidR="00B04C2A" w:rsidRPr="00E22CF1" w:rsidRDefault="00B04C2A">
      <w:pPr>
        <w:pStyle w:val="Brdtext"/>
        <w:ind w:left="0"/>
        <w:rPr>
          <w:rPrChange w:id="291" w:author="Lisbeth Claesson" w:date="2012-04-20T13:35:00Z">
            <w:rPr>
              <w:lang w:val="en-US"/>
            </w:rPr>
          </w:rPrChange>
        </w:rPr>
      </w:pPr>
      <w:r w:rsidRPr="00E22CF1">
        <w:rPr>
          <w:rPrChange w:id="292" w:author="Lisbeth Claesson" w:date="2012-04-20T13:35:00Z">
            <w:rPr>
              <w:lang w:val="en-US"/>
            </w:rPr>
          </w:rPrChange>
        </w:rPr>
        <w:t xml:space="preserve">Vissa av frågorna skapade problem när man ombeds jämföra sitt barn med andra barn </w:t>
      </w:r>
      <w:proofErr w:type="gramStart"/>
      <w:r w:rsidRPr="00E22CF1">
        <w:rPr>
          <w:rPrChange w:id="293" w:author="Lisbeth Claesson" w:date="2012-04-20T13:35:00Z">
            <w:rPr>
              <w:lang w:val="en-US"/>
            </w:rPr>
          </w:rPrChange>
        </w:rPr>
        <w:t>Tex.</w:t>
      </w:r>
      <w:proofErr w:type="gramEnd"/>
      <w:r w:rsidRPr="00E22CF1">
        <w:rPr>
          <w:rPrChange w:id="294" w:author="Lisbeth Claesson" w:date="2012-04-20T13:35:00Z">
            <w:rPr>
              <w:lang w:val="en-US"/>
            </w:rPr>
          </w:rPrChange>
        </w:rPr>
        <w:t xml:space="preserve"> Fråga 8 under det vestibulära området:</w:t>
      </w:r>
    </w:p>
    <w:p w:rsidR="00B04C2A" w:rsidRDefault="00B04C2A">
      <w:pPr>
        <w:pStyle w:val="Brdtext"/>
        <w:ind w:left="0" w:right="3"/>
        <w:rPr>
          <w:i/>
          <w:iCs/>
        </w:rPr>
      </w:pPr>
      <w:r>
        <w:rPr>
          <w:i/>
          <w:iCs/>
        </w:rPr>
        <w:t>8.  Verkar ditt barn bli mindre yr än vad andra barn brukar bli?</w:t>
      </w:r>
    </w:p>
    <w:p w:rsidR="00B04C2A" w:rsidRDefault="00B04C2A">
      <w:pPr>
        <w:pStyle w:val="Brdtext"/>
        <w:ind w:left="0"/>
        <w:rPr>
          <w:i/>
          <w:iCs/>
          <w:lang w:val="en-US"/>
        </w:rPr>
      </w:pPr>
      <w:r>
        <w:rPr>
          <w:i/>
          <w:iCs/>
          <w:lang w:val="en-US"/>
        </w:rPr>
        <w:lastRenderedPageBreak/>
        <w:t xml:space="preserve">8.  Does your child seem not to get dizzy when others usually do? </w:t>
      </w:r>
    </w:p>
    <w:p w:rsidR="00B04C2A" w:rsidRPr="00E22CF1" w:rsidRDefault="00B04C2A">
      <w:pPr>
        <w:pStyle w:val="Brdtext"/>
        <w:ind w:left="0"/>
        <w:rPr>
          <w:rPrChange w:id="295" w:author="Lisbeth Claesson" w:date="2012-04-20T13:35:00Z">
            <w:rPr>
              <w:lang w:val="en-GB"/>
            </w:rPr>
          </w:rPrChange>
        </w:rPr>
      </w:pPr>
      <w:r w:rsidRPr="00E22CF1">
        <w:rPr>
          <w:rPrChange w:id="296" w:author="Lisbeth Claesson" w:date="2012-04-20T13:35:00Z">
            <w:rPr>
              <w:lang w:val="en-GB"/>
            </w:rPr>
          </w:rPrChange>
        </w:rPr>
        <w:t>Detta uppfattades dock inte som något större problem så inga ändringar blev gjorda utifrån detta.</w:t>
      </w:r>
    </w:p>
    <w:p w:rsidR="00B04C2A" w:rsidRPr="00E22CF1" w:rsidRDefault="00B04C2A">
      <w:pPr>
        <w:pStyle w:val="Brdtext"/>
        <w:ind w:left="0"/>
        <w:rPr>
          <w:rPrChange w:id="297" w:author="Lisbeth Claesson" w:date="2012-04-20T13:35:00Z">
            <w:rPr>
              <w:lang w:val="en-US"/>
            </w:rPr>
          </w:rPrChange>
        </w:rPr>
      </w:pPr>
      <w:r w:rsidRPr="00E22CF1">
        <w:rPr>
          <w:rPrChange w:id="298" w:author="Lisbeth Claesson" w:date="2012-04-20T13:35:00Z">
            <w:rPr>
              <w:lang w:val="en-US"/>
            </w:rPr>
          </w:rPrChange>
        </w:rPr>
        <w:t xml:space="preserve">Fråga 9 under det taktila området blev däremot utesluten då ingen bra översättning kunde göras. Frågan upplevdes som en onödig fråga av föräldrarna som tyckte att protestera </w:t>
      </w:r>
      <w:commentRangeStart w:id="299"/>
      <w:r w:rsidRPr="00E22CF1">
        <w:rPr>
          <w:rPrChange w:id="300" w:author="Lisbeth Claesson" w:date="2012-04-20T13:35:00Z">
            <w:rPr>
              <w:lang w:val="en-US"/>
            </w:rPr>
          </w:rPrChange>
        </w:rPr>
        <w:t xml:space="preserve">gör väl alla barn? </w:t>
      </w:r>
      <w:commentRangeEnd w:id="299"/>
      <w:r w:rsidR="00A802CA">
        <w:rPr>
          <w:rStyle w:val="Kommentarsreferens"/>
        </w:rPr>
        <w:commentReference w:id="299"/>
      </w:r>
    </w:p>
    <w:p w:rsidR="00B04C2A" w:rsidRDefault="00B04C2A">
      <w:pPr>
        <w:pStyle w:val="Brdtext"/>
        <w:ind w:left="0"/>
        <w:rPr>
          <w:i/>
          <w:iCs/>
        </w:rPr>
      </w:pPr>
      <w:r>
        <w:rPr>
          <w:i/>
          <w:iCs/>
        </w:rPr>
        <w:t>9.  Protesterar ditt barn mot att bli fasthållen?</w:t>
      </w:r>
    </w:p>
    <w:p w:rsidR="00B04C2A" w:rsidRDefault="00B04C2A">
      <w:pPr>
        <w:pStyle w:val="Brdtext"/>
        <w:ind w:left="0"/>
        <w:rPr>
          <w:i/>
          <w:iCs/>
          <w:lang w:val="en-US"/>
        </w:rPr>
      </w:pPr>
      <w:r>
        <w:rPr>
          <w:i/>
          <w:iCs/>
          <w:lang w:val="en-US"/>
        </w:rPr>
        <w:t>9.  Does your child struggle against being held?</w:t>
      </w:r>
    </w:p>
    <w:p w:rsidR="00B04C2A" w:rsidRPr="00E22CF1" w:rsidRDefault="00B04C2A">
      <w:pPr>
        <w:pStyle w:val="Brdtext"/>
        <w:ind w:left="0"/>
        <w:rPr>
          <w:rPrChange w:id="301" w:author="Lisbeth Claesson" w:date="2012-04-20T13:35:00Z">
            <w:rPr>
              <w:lang w:val="en-US"/>
            </w:rPr>
          </w:rPrChange>
        </w:rPr>
      </w:pPr>
      <w:r w:rsidRPr="00E22CF1">
        <w:rPr>
          <w:rPrChange w:id="302" w:author="Lisbeth Claesson" w:date="2012-04-20T13:35:00Z">
            <w:rPr>
              <w:lang w:val="en-US"/>
            </w:rPr>
          </w:rPrChange>
        </w:rPr>
        <w:t>Med bortagandet av fråga 9 samt tillägg av fyra kulturellt anpassade frågor ansågs översättningen klar och formuläret nu kallat USP (79 frågor totalt) skickades ut till respektive grupper av aktuella föräldrar.</w:t>
      </w:r>
    </w:p>
    <w:p w:rsidR="00B04C2A" w:rsidRDefault="00B04C2A">
      <w:pPr>
        <w:pStyle w:val="Rubrik2"/>
      </w:pPr>
      <w:r>
        <w:t>Steg 2. Översättningens validitet</w:t>
      </w:r>
    </w:p>
    <w:p w:rsidR="00B04C2A" w:rsidRDefault="00B04C2A">
      <w:pPr>
        <w:pStyle w:val="Brdtext"/>
        <w:ind w:left="0"/>
        <w:rPr>
          <w:b/>
          <w:bCs/>
        </w:rPr>
      </w:pPr>
      <w:r>
        <w:rPr>
          <w:b/>
          <w:bCs/>
        </w:rPr>
        <w:t>Jämförelse mellan två grupper med normalutvecklade barn</w:t>
      </w:r>
    </w:p>
    <w:p w:rsidR="00B04C2A" w:rsidRDefault="00B04C2A">
      <w:pPr>
        <w:pStyle w:val="Brdtext"/>
        <w:ind w:left="0"/>
      </w:pPr>
      <w:r>
        <w:t>USP</w:t>
      </w:r>
      <w:ins w:id="303" w:author="Lisbeth Claesson" w:date="2012-04-20T14:30:00Z">
        <w:r w:rsidR="00A802CA">
          <w:t xml:space="preserve"> 2?</w:t>
        </w:r>
      </w:ins>
      <w:r>
        <w:t xml:space="preserve"> fylldes i av 41 svenska föräldrar (n=41), </w:t>
      </w:r>
      <w:del w:id="304" w:author="Lisbeth Claesson" w:date="2012-04-20T14:31:00Z">
        <w:r w:rsidDel="00A802CA">
          <w:delText>dessa samlades in,</w:delText>
        </w:r>
      </w:del>
      <w:ins w:id="305" w:author="Lisbeth Claesson" w:date="2012-04-20T14:31:00Z">
        <w:r w:rsidR="00A802CA">
          <w:t>de inskickade instrumenten</w:t>
        </w:r>
      </w:ins>
      <w:r>
        <w:t xml:space="preserve"> avkodades och </w:t>
      </w:r>
      <w:ins w:id="306" w:author="Lisbeth Claesson" w:date="2012-04-20T14:31:00Z">
        <w:r w:rsidR="00A802CA">
          <w:t xml:space="preserve">data </w:t>
        </w:r>
      </w:ins>
      <w:r>
        <w:t xml:space="preserve">fördes in i SPSS. Resultat från ifyllda amerkanska </w:t>
      </w:r>
      <w:ins w:id="307" w:author="Lisbeth Claesson" w:date="2012-04-20T14:31:00Z">
        <w:r w:rsidR="00A802CA">
          <w:t>instrumenten</w:t>
        </w:r>
      </w:ins>
      <w:del w:id="308" w:author="Lisbeth Claesson" w:date="2012-04-20T14:31:00Z">
        <w:r w:rsidDel="00A802CA">
          <w:delText>formulär</w:delText>
        </w:r>
      </w:del>
      <w:r>
        <w:t xml:space="preserve"> från föräldrar med normalutvecklade barn (n=41) importerades från studien av Vermaas (17). </w:t>
      </w:r>
      <w:proofErr w:type="gramStart"/>
      <w:r>
        <w:t>Grupperna  var</w:t>
      </w:r>
      <w:proofErr w:type="gramEnd"/>
      <w:r>
        <w:t xml:space="preserve"> lika till antal men skilde något i ålder och könsfördelning, se tabell 1.</w:t>
      </w:r>
    </w:p>
    <w:p w:rsidR="00B04C2A" w:rsidRDefault="00B04C2A">
      <w:pPr>
        <w:pStyle w:val="Brdtext"/>
        <w:pageBreakBefore/>
        <w:ind w:left="0"/>
      </w:pPr>
    </w:p>
    <w:p w:rsidR="00B04C2A" w:rsidRPr="00E22CF1" w:rsidRDefault="00B04C2A">
      <w:pPr>
        <w:pStyle w:val="Brdtext"/>
        <w:ind w:left="0"/>
        <w:rPr>
          <w:rFonts w:ascii="Arial" w:hAnsi="Arial" w:cs="Arial"/>
          <w:i/>
          <w:rPrChange w:id="309" w:author="Lisbeth Claesson" w:date="2012-04-20T13:35:00Z">
            <w:rPr>
              <w:rFonts w:ascii="Arial" w:hAnsi="Arial" w:cs="Arial"/>
              <w:i/>
              <w:lang w:val="en-GB"/>
            </w:rPr>
          </w:rPrChange>
        </w:rPr>
      </w:pPr>
      <w:r w:rsidRPr="00E22CF1">
        <w:rPr>
          <w:rFonts w:ascii="Arial" w:hAnsi="Arial" w:cs="Arial"/>
          <w:b/>
          <w:bCs/>
          <w:i/>
          <w:rPrChange w:id="310" w:author="Lisbeth Claesson" w:date="2012-04-20T13:35:00Z">
            <w:rPr>
              <w:rFonts w:ascii="Arial" w:hAnsi="Arial" w:cs="Arial"/>
              <w:b/>
              <w:bCs/>
              <w:i/>
              <w:lang w:val="en-US"/>
            </w:rPr>
          </w:rPrChange>
        </w:rPr>
        <w:t xml:space="preserve">Tabell 1 </w:t>
      </w:r>
      <w:r w:rsidRPr="00E22CF1">
        <w:rPr>
          <w:rFonts w:ascii="Arial" w:hAnsi="Arial" w:cs="Arial"/>
          <w:i/>
          <w:rPrChange w:id="311" w:author="Lisbeth Claesson" w:date="2012-04-20T13:35:00Z">
            <w:rPr>
              <w:rFonts w:ascii="Arial" w:hAnsi="Arial" w:cs="Arial"/>
              <w:i/>
              <w:lang w:val="en-US"/>
            </w:rPr>
          </w:rPrChange>
        </w:rPr>
        <w:t xml:space="preserve">Ålder och könsfördelning </w:t>
      </w:r>
      <w:r>
        <w:rPr>
          <w:rFonts w:ascii="Arial" w:hAnsi="Arial" w:cs="Arial"/>
          <w:i/>
        </w:rPr>
        <w:t xml:space="preserve">i </w:t>
      </w:r>
      <w:r w:rsidRPr="00E22CF1">
        <w:rPr>
          <w:rFonts w:ascii="Arial" w:hAnsi="Arial" w:cs="Arial"/>
          <w:i/>
          <w:rPrChange w:id="312" w:author="Lisbeth Claesson" w:date="2012-04-20T13:35:00Z">
            <w:rPr>
              <w:rFonts w:ascii="Arial" w:hAnsi="Arial" w:cs="Arial"/>
              <w:i/>
              <w:lang w:val="en-GB"/>
            </w:rPr>
          </w:rPrChange>
        </w:rPr>
        <w:t>den svenska gruppen med barn som följer normalutvecklingen, amerikanska motsvarigheten inom parantes.</w:t>
      </w:r>
    </w:p>
    <w:p w:rsidR="00B04C2A" w:rsidRDefault="003D7A13">
      <w:pPr>
        <w:pStyle w:val="Brdtext"/>
        <w:ind w:left="0"/>
      </w:pPr>
      <w:r>
        <w:rPr>
          <w:noProof/>
          <w:lang w:eastAsia="sv-SE" w:bidi="ar-SA"/>
        </w:rPr>
        <mc:AlternateContent>
          <mc:Choice Requires="wps">
            <w:drawing>
              <wp:anchor distT="0" distB="0" distL="0" distR="89535" simplePos="0" relativeHeight="251658240" behindDoc="0" locked="0" layoutInCell="1" allowOverlap="1">
                <wp:simplePos x="0" y="0"/>
                <wp:positionH relativeFrom="column">
                  <wp:posOffset>67945</wp:posOffset>
                </wp:positionH>
                <wp:positionV relativeFrom="paragraph">
                  <wp:posOffset>-33020</wp:posOffset>
                </wp:positionV>
                <wp:extent cx="4587240" cy="2162810"/>
                <wp:effectExtent l="4445" t="5080" r="18415" b="16510"/>
                <wp:wrapSquare wrapText="largest"/>
                <wp:docPr id="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87240" cy="2162810"/>
                        </a:xfrm>
                        <a:prstGeom prst="rect">
                          <a:avLst/>
                        </a:prstGeom>
                        <a:solidFill>
                          <a:srgbClr val="FFFFFF">
                            <a:alpha val="0"/>
                          </a:srgbClr>
                        </a:solidFill>
                        <a:ln w="635">
                          <a:solidFill>
                            <a:srgbClr val="000000"/>
                          </a:solidFill>
                          <a:miter lim="800000"/>
                          <a:headEnd/>
                          <a:tailEnd/>
                        </a:ln>
                      </wps:spPr>
                      <wps:txbx>
                        <w:txbxContent>
                          <w:tbl>
                            <w:tblPr>
                              <w:tblW w:w="0" w:type="auto"/>
                              <w:tblInd w:w="93" w:type="dxa"/>
                              <w:tblLayout w:type="fixed"/>
                              <w:tblCellMar>
                                <w:left w:w="93" w:type="dxa"/>
                                <w:right w:w="93" w:type="dxa"/>
                              </w:tblCellMar>
                              <w:tblLook w:val="0000" w:firstRow="0" w:lastRow="0" w:firstColumn="0" w:lastColumn="0" w:noHBand="0" w:noVBand="0"/>
                            </w:tblPr>
                            <w:tblGrid>
                              <w:gridCol w:w="1669"/>
                              <w:gridCol w:w="631"/>
                              <w:gridCol w:w="1470"/>
                              <w:gridCol w:w="1536"/>
                              <w:gridCol w:w="1866"/>
                            </w:tblGrid>
                            <w:tr w:rsidR="00124CD1">
                              <w:trPr>
                                <w:trHeight w:val="273"/>
                              </w:trPr>
                              <w:tc>
                                <w:tcPr>
                                  <w:tcW w:w="2300" w:type="dxa"/>
                                  <w:gridSpan w:val="2"/>
                                  <w:vMerge w:val="restart"/>
                                  <w:tcBorders>
                                    <w:top w:val="single" w:sz="8" w:space="0" w:color="000000"/>
                                    <w:left w:val="single" w:sz="8" w:space="0" w:color="000000"/>
                                    <w:bottom w:val="single" w:sz="8" w:space="0" w:color="000000"/>
                                  </w:tcBorders>
                                  <w:shd w:val="clear" w:color="auto" w:fill="FFFFFF"/>
                                  <w:vAlign w:val="bottom"/>
                                </w:tcPr>
                                <w:p w:rsidR="00124CD1" w:rsidRDefault="00124CD1">
                                  <w:pPr>
                                    <w:snapToGrid w:val="0"/>
                                    <w:jc w:val="both"/>
                                    <w:rPr>
                                      <w:rFonts w:ascii="Arial" w:hAnsi="Arial" w:cs="Arial"/>
                                      <w:b/>
                                      <w:bCs/>
                                      <w:color w:val="000000"/>
                                      <w:sz w:val="18"/>
                                      <w:szCs w:val="18"/>
                                      <w:lang w:val="en-US"/>
                                    </w:rPr>
                                  </w:pPr>
                                  <w:r>
                                    <w:rPr>
                                      <w:rFonts w:ascii="Arial" w:hAnsi="Arial" w:cs="Arial"/>
                                      <w:b/>
                                      <w:bCs/>
                                      <w:color w:val="000000"/>
                                      <w:sz w:val="18"/>
                                      <w:szCs w:val="18"/>
                                      <w:lang w:val="en-US"/>
                                    </w:rPr>
                                    <w:t xml:space="preserve">Normalgrupp </w:t>
                                  </w:r>
                                </w:p>
                              </w:tc>
                              <w:tc>
                                <w:tcPr>
                                  <w:tcW w:w="3006" w:type="dxa"/>
                                  <w:gridSpan w:val="2"/>
                                  <w:tcBorders>
                                    <w:top w:val="single" w:sz="8" w:space="0" w:color="000000"/>
                                    <w:left w:val="single" w:sz="8" w:space="0" w:color="000000"/>
                                    <w:bottom w:val="single" w:sz="1" w:space="0" w:color="000000"/>
                                  </w:tcBorders>
                                  <w:shd w:val="clear" w:color="auto" w:fill="FFFFFF"/>
                                  <w:vAlign w:val="bottom"/>
                                </w:tcPr>
                                <w:p w:rsidR="00124CD1" w:rsidRDefault="00124CD1">
                                  <w:pPr>
                                    <w:snapToGrid w:val="0"/>
                                    <w:jc w:val="both"/>
                                    <w:rPr>
                                      <w:rFonts w:ascii="Arial" w:hAnsi="Arial" w:cs="Arial"/>
                                      <w:b/>
                                      <w:color w:val="000000"/>
                                      <w:sz w:val="18"/>
                                      <w:szCs w:val="18"/>
                                      <w:lang w:val="en-US"/>
                                    </w:rPr>
                                  </w:pPr>
                                  <w:r>
                                    <w:rPr>
                                      <w:rFonts w:ascii="Arial" w:hAnsi="Arial" w:cs="Arial"/>
                                      <w:b/>
                                      <w:color w:val="000000"/>
                                      <w:sz w:val="18"/>
                                      <w:szCs w:val="18"/>
                                      <w:lang w:val="en-US"/>
                                    </w:rPr>
                                    <w:t>Könsfördelning</w:t>
                                  </w:r>
                                </w:p>
                              </w:tc>
                              <w:tc>
                                <w:tcPr>
                                  <w:tcW w:w="1866" w:type="dxa"/>
                                  <w:vMerge w:val="restart"/>
                                  <w:tcBorders>
                                    <w:top w:val="single" w:sz="8" w:space="0" w:color="000000"/>
                                    <w:left w:val="single" w:sz="1" w:space="0" w:color="000000"/>
                                    <w:bottom w:val="single" w:sz="1" w:space="0" w:color="000000"/>
                                    <w:right w:val="single" w:sz="1" w:space="0" w:color="000000"/>
                                  </w:tcBorders>
                                  <w:shd w:val="clear" w:color="auto" w:fill="FFFFFF"/>
                                  <w:vAlign w:val="bottom"/>
                                </w:tcPr>
                                <w:p w:rsidR="00124CD1" w:rsidRDefault="00124CD1">
                                  <w:pPr>
                                    <w:snapToGrid w:val="0"/>
                                    <w:ind w:left="0"/>
                                    <w:jc w:val="both"/>
                                    <w:rPr>
                                      <w:rFonts w:ascii="Arial" w:hAnsi="Arial" w:cs="Arial"/>
                                      <w:b/>
                                      <w:color w:val="000000"/>
                                      <w:sz w:val="18"/>
                                      <w:szCs w:val="18"/>
                                      <w:lang w:val="en-US"/>
                                    </w:rPr>
                                  </w:pPr>
                                  <w:r>
                                    <w:rPr>
                                      <w:rFonts w:ascii="Arial" w:hAnsi="Arial" w:cs="Arial"/>
                                      <w:b/>
                                      <w:color w:val="000000"/>
                                      <w:sz w:val="18"/>
                                      <w:szCs w:val="18"/>
                                      <w:lang w:val="en-US"/>
                                    </w:rPr>
                                    <w:t>Totalt</w:t>
                                  </w:r>
                                </w:p>
                              </w:tc>
                            </w:tr>
                            <w:tr w:rsidR="00124CD1">
                              <w:trPr>
                                <w:trHeight w:val="273"/>
                              </w:trPr>
                              <w:tc>
                                <w:tcPr>
                                  <w:tcW w:w="2300" w:type="dxa"/>
                                  <w:gridSpan w:val="2"/>
                                  <w:vMerge/>
                                  <w:tcBorders>
                                    <w:top w:val="single" w:sz="8" w:space="0" w:color="000000"/>
                                    <w:left w:val="single" w:sz="8" w:space="0" w:color="000000"/>
                                    <w:bottom w:val="single" w:sz="8" w:space="0" w:color="000000"/>
                                  </w:tcBorders>
                                  <w:shd w:val="clear" w:color="auto" w:fill="FFFFFF"/>
                                  <w:vAlign w:val="bottom"/>
                                </w:tcPr>
                                <w:p w:rsidR="00124CD1" w:rsidRDefault="00124CD1"/>
                              </w:tc>
                              <w:tc>
                                <w:tcPr>
                                  <w:tcW w:w="1470" w:type="dxa"/>
                                  <w:tcBorders>
                                    <w:top w:val="single" w:sz="1" w:space="0" w:color="000000"/>
                                    <w:left w:val="single" w:sz="8" w:space="0" w:color="000000"/>
                                    <w:bottom w:val="single" w:sz="8" w:space="0" w:color="000000"/>
                                  </w:tcBorders>
                                  <w:shd w:val="clear" w:color="auto" w:fill="FFFFFF"/>
                                  <w:vAlign w:val="bottom"/>
                                </w:tcPr>
                                <w:p w:rsidR="00124CD1" w:rsidRDefault="00124CD1">
                                  <w:pPr>
                                    <w:snapToGrid w:val="0"/>
                                    <w:jc w:val="both"/>
                                    <w:rPr>
                                      <w:rFonts w:ascii="Arial" w:hAnsi="Arial" w:cs="Arial"/>
                                      <w:b/>
                                      <w:color w:val="000000"/>
                                      <w:sz w:val="18"/>
                                      <w:szCs w:val="18"/>
                                      <w:lang w:val="en-US"/>
                                    </w:rPr>
                                  </w:pPr>
                                  <w:r>
                                    <w:rPr>
                                      <w:rFonts w:ascii="Arial" w:hAnsi="Arial" w:cs="Arial"/>
                                      <w:b/>
                                      <w:color w:val="000000"/>
                                      <w:sz w:val="18"/>
                                      <w:szCs w:val="18"/>
                                      <w:lang w:val="en-US"/>
                                    </w:rPr>
                                    <w:t>Pojkar</w:t>
                                  </w:r>
                                </w:p>
                              </w:tc>
                              <w:tc>
                                <w:tcPr>
                                  <w:tcW w:w="1536" w:type="dxa"/>
                                  <w:tcBorders>
                                    <w:top w:val="single" w:sz="1" w:space="0" w:color="000000"/>
                                    <w:left w:val="single" w:sz="1" w:space="0" w:color="000000"/>
                                    <w:bottom w:val="single" w:sz="8" w:space="0" w:color="000000"/>
                                  </w:tcBorders>
                                  <w:shd w:val="clear" w:color="auto" w:fill="FFFFFF"/>
                                  <w:vAlign w:val="bottom"/>
                                </w:tcPr>
                                <w:p w:rsidR="00124CD1" w:rsidRDefault="00124CD1">
                                  <w:pPr>
                                    <w:snapToGrid w:val="0"/>
                                    <w:jc w:val="both"/>
                                    <w:rPr>
                                      <w:rFonts w:ascii="Arial" w:hAnsi="Arial" w:cs="Arial"/>
                                      <w:b/>
                                      <w:color w:val="000000"/>
                                      <w:sz w:val="18"/>
                                      <w:szCs w:val="18"/>
                                      <w:lang w:val="en-US"/>
                                    </w:rPr>
                                  </w:pPr>
                                  <w:r>
                                    <w:rPr>
                                      <w:rFonts w:ascii="Arial" w:hAnsi="Arial" w:cs="Arial"/>
                                      <w:b/>
                                      <w:color w:val="000000"/>
                                      <w:sz w:val="18"/>
                                      <w:szCs w:val="18"/>
                                      <w:lang w:val="en-US"/>
                                    </w:rPr>
                                    <w:t>Flickor</w:t>
                                  </w:r>
                                </w:p>
                              </w:tc>
                              <w:tc>
                                <w:tcPr>
                                  <w:tcW w:w="1866" w:type="dxa"/>
                                  <w:vMerge/>
                                  <w:tcBorders>
                                    <w:top w:val="single" w:sz="8" w:space="0" w:color="000000"/>
                                    <w:left w:val="single" w:sz="1" w:space="0" w:color="000000"/>
                                    <w:bottom w:val="single" w:sz="1" w:space="0" w:color="000000"/>
                                    <w:right w:val="single" w:sz="1" w:space="0" w:color="000000"/>
                                  </w:tcBorders>
                                  <w:shd w:val="clear" w:color="auto" w:fill="FFFFFF"/>
                                  <w:vAlign w:val="bottom"/>
                                </w:tcPr>
                                <w:p w:rsidR="00124CD1" w:rsidRDefault="00124CD1"/>
                              </w:tc>
                            </w:tr>
                            <w:tr w:rsidR="00124CD1">
                              <w:trPr>
                                <w:trHeight w:val="273"/>
                              </w:trPr>
                              <w:tc>
                                <w:tcPr>
                                  <w:tcW w:w="1669" w:type="dxa"/>
                                  <w:vMerge w:val="restart"/>
                                  <w:tcBorders>
                                    <w:top w:val="single" w:sz="8" w:space="0" w:color="000000"/>
                                    <w:left w:val="single" w:sz="8" w:space="0" w:color="000000"/>
                                  </w:tcBorders>
                                  <w:shd w:val="clear" w:color="auto" w:fill="FFFFFF"/>
                                </w:tcPr>
                                <w:p w:rsidR="00124CD1" w:rsidRDefault="00124CD1">
                                  <w:pPr>
                                    <w:snapToGrid w:val="0"/>
                                    <w:ind w:left="0"/>
                                    <w:jc w:val="both"/>
                                    <w:rPr>
                                      <w:rFonts w:ascii="Arial" w:hAnsi="Arial" w:cs="Arial"/>
                                      <w:b/>
                                      <w:color w:val="000000"/>
                                      <w:sz w:val="18"/>
                                      <w:szCs w:val="18"/>
                                      <w:lang w:val="en-US"/>
                                    </w:rPr>
                                  </w:pPr>
                                </w:p>
                                <w:p w:rsidR="00124CD1" w:rsidRDefault="00124CD1">
                                  <w:pPr>
                                    <w:snapToGrid w:val="0"/>
                                    <w:ind w:left="0"/>
                                    <w:jc w:val="both"/>
                                    <w:rPr>
                                      <w:rFonts w:ascii="Arial" w:hAnsi="Arial" w:cs="Arial"/>
                                      <w:b/>
                                      <w:color w:val="000000"/>
                                      <w:sz w:val="18"/>
                                      <w:szCs w:val="18"/>
                                      <w:lang w:val="en-US"/>
                                    </w:rPr>
                                  </w:pPr>
                                  <w:r>
                                    <w:rPr>
                                      <w:rFonts w:ascii="Arial" w:hAnsi="Arial" w:cs="Arial"/>
                                      <w:b/>
                                      <w:color w:val="000000"/>
                                      <w:sz w:val="18"/>
                                      <w:szCs w:val="18"/>
                                      <w:lang w:val="en-US"/>
                                    </w:rPr>
                                    <w:t>Ålder</w:t>
                                  </w:r>
                                </w:p>
                                <w:p w:rsidR="00124CD1" w:rsidRDefault="00124CD1">
                                  <w:pPr>
                                    <w:snapToGrid w:val="0"/>
                                    <w:ind w:left="0"/>
                                    <w:jc w:val="both"/>
                                    <w:rPr>
                                      <w:rFonts w:ascii="Arial" w:hAnsi="Arial" w:cs="Arial"/>
                                      <w:b/>
                                      <w:color w:val="000000"/>
                                      <w:sz w:val="18"/>
                                      <w:szCs w:val="18"/>
                                      <w:lang w:val="en-US"/>
                                    </w:rPr>
                                  </w:pPr>
                                  <w:r>
                                    <w:rPr>
                                      <w:rFonts w:ascii="Arial" w:hAnsi="Arial" w:cs="Arial"/>
                                      <w:b/>
                                      <w:color w:val="000000"/>
                                      <w:sz w:val="18"/>
                                      <w:szCs w:val="18"/>
                                      <w:lang w:val="en-US"/>
                                    </w:rPr>
                                    <w:t>4-12</w:t>
                                  </w:r>
                                </w:p>
                                <w:p w:rsidR="00124CD1" w:rsidRDefault="00124CD1">
                                  <w:pPr>
                                    <w:snapToGrid w:val="0"/>
                                    <w:ind w:left="0"/>
                                    <w:jc w:val="both"/>
                                    <w:rPr>
                                      <w:rFonts w:ascii="Arial" w:hAnsi="Arial" w:cs="Arial"/>
                                      <w:b/>
                                      <w:color w:val="000000"/>
                                      <w:sz w:val="18"/>
                                      <w:szCs w:val="18"/>
                                      <w:lang w:val="en-US"/>
                                    </w:rPr>
                                  </w:pPr>
                                  <w:r>
                                    <w:rPr>
                                      <w:rFonts w:ascii="Arial" w:hAnsi="Arial" w:cs="Arial"/>
                                      <w:b/>
                                      <w:color w:val="000000"/>
                                      <w:sz w:val="18"/>
                                      <w:szCs w:val="18"/>
                                      <w:lang w:val="en-US"/>
                                    </w:rPr>
                                    <w:t>(2-11)</w:t>
                                  </w:r>
                                </w:p>
                              </w:tc>
                              <w:tc>
                                <w:tcPr>
                                  <w:tcW w:w="631" w:type="dxa"/>
                                  <w:tcBorders>
                                    <w:top w:val="single" w:sz="8" w:space="0" w:color="000000"/>
                                  </w:tcBorders>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4</w:t>
                                  </w:r>
                                </w:p>
                              </w:tc>
                              <w:tc>
                                <w:tcPr>
                                  <w:tcW w:w="1470" w:type="dxa"/>
                                  <w:tcBorders>
                                    <w:top w:val="single" w:sz="8" w:space="0" w:color="000000"/>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3</w:t>
                                  </w:r>
                                </w:p>
                              </w:tc>
                              <w:tc>
                                <w:tcPr>
                                  <w:tcW w:w="1536" w:type="dxa"/>
                                  <w:tcBorders>
                                    <w:top w:val="single" w:sz="8" w:space="0" w:color="000000"/>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866" w:type="dxa"/>
                                  <w:tcBorders>
                                    <w:top w:val="single" w:sz="8" w:space="0" w:color="000000"/>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3</w:t>
                                  </w:r>
                                </w:p>
                              </w:tc>
                            </w:tr>
                            <w:tr w:rsidR="00124CD1">
                              <w:trPr>
                                <w:trHeight w:val="273"/>
                              </w:trPr>
                              <w:tc>
                                <w:tcPr>
                                  <w:tcW w:w="1669" w:type="dxa"/>
                                  <w:vMerge/>
                                  <w:tcBorders>
                                    <w:top w:val="single" w:sz="8" w:space="0" w:color="000000"/>
                                    <w:left w:val="single" w:sz="8" w:space="0" w:color="000000"/>
                                  </w:tcBorders>
                                  <w:shd w:val="clear" w:color="auto" w:fill="FFFFFF"/>
                                </w:tcPr>
                                <w:p w:rsidR="00124CD1" w:rsidRDefault="00124CD1"/>
                              </w:tc>
                              <w:tc>
                                <w:tcPr>
                                  <w:tcW w:w="631"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5</w:t>
                                  </w:r>
                                </w:p>
                              </w:tc>
                              <w:tc>
                                <w:tcPr>
                                  <w:tcW w:w="1470"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2</w:t>
                                  </w:r>
                                </w:p>
                              </w:tc>
                              <w:tc>
                                <w:tcPr>
                                  <w:tcW w:w="1536"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6</w:t>
                                  </w:r>
                                </w:p>
                              </w:tc>
                              <w:tc>
                                <w:tcPr>
                                  <w:tcW w:w="1866"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8</w:t>
                                  </w:r>
                                </w:p>
                              </w:tc>
                            </w:tr>
                            <w:tr w:rsidR="00124CD1">
                              <w:trPr>
                                <w:trHeight w:val="273"/>
                              </w:trPr>
                              <w:tc>
                                <w:tcPr>
                                  <w:tcW w:w="1669" w:type="dxa"/>
                                  <w:vMerge/>
                                  <w:tcBorders>
                                    <w:top w:val="single" w:sz="8" w:space="0" w:color="000000"/>
                                    <w:left w:val="single" w:sz="8" w:space="0" w:color="000000"/>
                                  </w:tcBorders>
                                  <w:shd w:val="clear" w:color="auto" w:fill="FFFFFF"/>
                                </w:tcPr>
                                <w:p w:rsidR="00124CD1" w:rsidRDefault="00124CD1"/>
                              </w:tc>
                              <w:tc>
                                <w:tcPr>
                                  <w:tcW w:w="631"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6</w:t>
                                  </w:r>
                                </w:p>
                              </w:tc>
                              <w:tc>
                                <w:tcPr>
                                  <w:tcW w:w="1470"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536"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4</w:t>
                                  </w:r>
                                </w:p>
                              </w:tc>
                              <w:tc>
                                <w:tcPr>
                                  <w:tcW w:w="1866"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5</w:t>
                                  </w:r>
                                </w:p>
                              </w:tc>
                            </w:tr>
                            <w:tr w:rsidR="00124CD1">
                              <w:trPr>
                                <w:trHeight w:val="273"/>
                              </w:trPr>
                              <w:tc>
                                <w:tcPr>
                                  <w:tcW w:w="1669" w:type="dxa"/>
                                  <w:vMerge/>
                                  <w:tcBorders>
                                    <w:top w:val="single" w:sz="8" w:space="0" w:color="000000"/>
                                    <w:left w:val="single" w:sz="8" w:space="0" w:color="000000"/>
                                  </w:tcBorders>
                                  <w:shd w:val="clear" w:color="auto" w:fill="FFFFFF"/>
                                </w:tcPr>
                                <w:p w:rsidR="00124CD1" w:rsidRDefault="00124CD1"/>
                              </w:tc>
                              <w:tc>
                                <w:tcPr>
                                  <w:tcW w:w="631"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7</w:t>
                                  </w:r>
                                </w:p>
                              </w:tc>
                              <w:tc>
                                <w:tcPr>
                                  <w:tcW w:w="1470"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4</w:t>
                                  </w:r>
                                </w:p>
                              </w:tc>
                              <w:tc>
                                <w:tcPr>
                                  <w:tcW w:w="1536"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866"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5</w:t>
                                  </w:r>
                                </w:p>
                              </w:tc>
                            </w:tr>
                            <w:tr w:rsidR="00124CD1">
                              <w:trPr>
                                <w:trHeight w:val="273"/>
                              </w:trPr>
                              <w:tc>
                                <w:tcPr>
                                  <w:tcW w:w="1669" w:type="dxa"/>
                                  <w:vMerge/>
                                  <w:tcBorders>
                                    <w:top w:val="single" w:sz="8" w:space="0" w:color="000000"/>
                                    <w:left w:val="single" w:sz="8" w:space="0" w:color="000000"/>
                                  </w:tcBorders>
                                  <w:shd w:val="clear" w:color="auto" w:fill="FFFFFF"/>
                                </w:tcPr>
                                <w:p w:rsidR="00124CD1" w:rsidRDefault="00124CD1"/>
                              </w:tc>
                              <w:tc>
                                <w:tcPr>
                                  <w:tcW w:w="631"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8</w:t>
                                  </w:r>
                                </w:p>
                              </w:tc>
                              <w:tc>
                                <w:tcPr>
                                  <w:tcW w:w="1470"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3</w:t>
                                  </w:r>
                                </w:p>
                              </w:tc>
                              <w:tc>
                                <w:tcPr>
                                  <w:tcW w:w="1536"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2</w:t>
                                  </w:r>
                                </w:p>
                              </w:tc>
                              <w:tc>
                                <w:tcPr>
                                  <w:tcW w:w="1866"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5</w:t>
                                  </w:r>
                                </w:p>
                              </w:tc>
                            </w:tr>
                            <w:tr w:rsidR="00124CD1">
                              <w:trPr>
                                <w:trHeight w:val="273"/>
                              </w:trPr>
                              <w:tc>
                                <w:tcPr>
                                  <w:tcW w:w="1669" w:type="dxa"/>
                                  <w:vMerge/>
                                  <w:tcBorders>
                                    <w:top w:val="single" w:sz="8" w:space="0" w:color="000000"/>
                                    <w:left w:val="single" w:sz="8" w:space="0" w:color="000000"/>
                                  </w:tcBorders>
                                  <w:shd w:val="clear" w:color="auto" w:fill="FFFFFF"/>
                                </w:tcPr>
                                <w:p w:rsidR="00124CD1" w:rsidRDefault="00124CD1"/>
                              </w:tc>
                              <w:tc>
                                <w:tcPr>
                                  <w:tcW w:w="631"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9</w:t>
                                  </w:r>
                                </w:p>
                              </w:tc>
                              <w:tc>
                                <w:tcPr>
                                  <w:tcW w:w="1470"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4</w:t>
                                  </w:r>
                                </w:p>
                              </w:tc>
                              <w:tc>
                                <w:tcPr>
                                  <w:tcW w:w="1536"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2</w:t>
                                  </w:r>
                                </w:p>
                              </w:tc>
                              <w:tc>
                                <w:tcPr>
                                  <w:tcW w:w="1866"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6</w:t>
                                  </w:r>
                                </w:p>
                              </w:tc>
                            </w:tr>
                            <w:tr w:rsidR="00124CD1">
                              <w:trPr>
                                <w:trHeight w:val="273"/>
                              </w:trPr>
                              <w:tc>
                                <w:tcPr>
                                  <w:tcW w:w="1669" w:type="dxa"/>
                                  <w:vMerge/>
                                  <w:tcBorders>
                                    <w:top w:val="single" w:sz="8" w:space="0" w:color="000000"/>
                                    <w:left w:val="single" w:sz="8" w:space="0" w:color="000000"/>
                                  </w:tcBorders>
                                  <w:shd w:val="clear" w:color="auto" w:fill="FFFFFF"/>
                                </w:tcPr>
                                <w:p w:rsidR="00124CD1" w:rsidRDefault="00124CD1"/>
                              </w:tc>
                              <w:tc>
                                <w:tcPr>
                                  <w:tcW w:w="631"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10</w:t>
                                  </w:r>
                                </w:p>
                              </w:tc>
                              <w:tc>
                                <w:tcPr>
                                  <w:tcW w:w="1470"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6</w:t>
                                  </w:r>
                                </w:p>
                              </w:tc>
                              <w:tc>
                                <w:tcPr>
                                  <w:tcW w:w="1536"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866"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7</w:t>
                                  </w:r>
                                </w:p>
                              </w:tc>
                            </w:tr>
                            <w:tr w:rsidR="00124CD1">
                              <w:trPr>
                                <w:trHeight w:val="273"/>
                              </w:trPr>
                              <w:tc>
                                <w:tcPr>
                                  <w:tcW w:w="1669" w:type="dxa"/>
                                  <w:vMerge/>
                                  <w:tcBorders>
                                    <w:top w:val="single" w:sz="8" w:space="0" w:color="000000"/>
                                    <w:left w:val="single" w:sz="8" w:space="0" w:color="000000"/>
                                  </w:tcBorders>
                                  <w:shd w:val="clear" w:color="auto" w:fill="FFFFFF"/>
                                </w:tcPr>
                                <w:p w:rsidR="00124CD1" w:rsidRDefault="00124CD1"/>
                              </w:tc>
                              <w:tc>
                                <w:tcPr>
                                  <w:tcW w:w="631"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11</w:t>
                                  </w:r>
                                </w:p>
                              </w:tc>
                              <w:tc>
                                <w:tcPr>
                                  <w:tcW w:w="1470"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536"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866"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1</w:t>
                                  </w:r>
                                </w:p>
                              </w:tc>
                            </w:tr>
                            <w:tr w:rsidR="00124CD1">
                              <w:trPr>
                                <w:trHeight w:val="273"/>
                              </w:trPr>
                              <w:tc>
                                <w:tcPr>
                                  <w:tcW w:w="1669" w:type="dxa"/>
                                  <w:vMerge/>
                                  <w:tcBorders>
                                    <w:top w:val="single" w:sz="8" w:space="0" w:color="000000"/>
                                    <w:left w:val="single" w:sz="8" w:space="0" w:color="000000"/>
                                  </w:tcBorders>
                                  <w:shd w:val="clear" w:color="auto" w:fill="FFFFFF"/>
                                </w:tcPr>
                                <w:p w:rsidR="00124CD1" w:rsidRDefault="00124CD1"/>
                              </w:tc>
                              <w:tc>
                                <w:tcPr>
                                  <w:tcW w:w="631"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12</w:t>
                                  </w:r>
                                </w:p>
                              </w:tc>
                              <w:tc>
                                <w:tcPr>
                                  <w:tcW w:w="1470"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536"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866"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1</w:t>
                                  </w:r>
                                </w:p>
                              </w:tc>
                            </w:tr>
                            <w:tr w:rsidR="00124CD1">
                              <w:trPr>
                                <w:trHeight w:val="273"/>
                              </w:trPr>
                              <w:tc>
                                <w:tcPr>
                                  <w:tcW w:w="2300" w:type="dxa"/>
                                  <w:gridSpan w:val="2"/>
                                  <w:tcBorders>
                                    <w:left w:val="single" w:sz="8" w:space="0" w:color="000000"/>
                                    <w:bottom w:val="single" w:sz="8" w:space="0" w:color="000000"/>
                                  </w:tcBorders>
                                  <w:shd w:val="clear" w:color="auto" w:fill="FFFFFF"/>
                                </w:tcPr>
                                <w:p w:rsidR="00124CD1" w:rsidRDefault="00124CD1">
                                  <w:pPr>
                                    <w:snapToGrid w:val="0"/>
                                    <w:jc w:val="both"/>
                                    <w:rPr>
                                      <w:rFonts w:ascii="Arial" w:hAnsi="Arial" w:cs="Arial"/>
                                      <w:b/>
                                      <w:color w:val="000000"/>
                                      <w:sz w:val="18"/>
                                      <w:szCs w:val="18"/>
                                      <w:lang w:val="en-US"/>
                                    </w:rPr>
                                  </w:pPr>
                                  <w:r>
                                    <w:rPr>
                                      <w:rFonts w:ascii="Arial" w:hAnsi="Arial" w:cs="Arial"/>
                                      <w:b/>
                                      <w:color w:val="000000"/>
                                      <w:sz w:val="18"/>
                                      <w:szCs w:val="18"/>
                                      <w:lang w:val="en-US"/>
                                    </w:rPr>
                                    <w:t xml:space="preserve">                      Total</w:t>
                                  </w:r>
                                </w:p>
                              </w:tc>
                              <w:tc>
                                <w:tcPr>
                                  <w:tcW w:w="1470" w:type="dxa"/>
                                  <w:tcBorders>
                                    <w:left w:val="single" w:sz="8" w:space="0" w:color="000000"/>
                                    <w:bottom w:val="single" w:sz="8" w:space="0" w:color="000000"/>
                                  </w:tcBorders>
                                  <w:shd w:val="clear" w:color="auto" w:fill="FFFFFF"/>
                                  <w:vAlign w:val="center"/>
                                </w:tcPr>
                                <w:p w:rsidR="00124CD1" w:rsidRDefault="00124CD1">
                                  <w:pPr>
                                    <w:snapToGrid w:val="0"/>
                                    <w:jc w:val="both"/>
                                    <w:rPr>
                                      <w:rFonts w:ascii="Arial" w:hAnsi="Arial" w:cs="Arial"/>
                                      <w:b/>
                                      <w:color w:val="000000"/>
                                      <w:sz w:val="18"/>
                                      <w:szCs w:val="18"/>
                                      <w:lang w:val="en-US"/>
                                    </w:rPr>
                                  </w:pPr>
                                  <w:r>
                                    <w:rPr>
                                      <w:rFonts w:ascii="Arial" w:hAnsi="Arial" w:cs="Arial"/>
                                      <w:b/>
                                      <w:color w:val="000000"/>
                                      <w:sz w:val="18"/>
                                      <w:szCs w:val="18"/>
                                      <w:lang w:val="en-US"/>
                                    </w:rPr>
                                    <w:t>24 (33)</w:t>
                                  </w:r>
                                </w:p>
                              </w:tc>
                              <w:tc>
                                <w:tcPr>
                                  <w:tcW w:w="1536" w:type="dxa"/>
                                  <w:tcBorders>
                                    <w:left w:val="single" w:sz="1" w:space="0" w:color="000000"/>
                                    <w:bottom w:val="single" w:sz="8" w:space="0" w:color="000000"/>
                                  </w:tcBorders>
                                  <w:shd w:val="clear" w:color="auto" w:fill="FFFFFF"/>
                                  <w:vAlign w:val="center"/>
                                </w:tcPr>
                                <w:p w:rsidR="00124CD1" w:rsidRDefault="00124CD1">
                                  <w:pPr>
                                    <w:snapToGrid w:val="0"/>
                                    <w:jc w:val="both"/>
                                    <w:rPr>
                                      <w:rFonts w:ascii="Arial" w:hAnsi="Arial" w:cs="Arial"/>
                                      <w:b/>
                                      <w:color w:val="000000"/>
                                      <w:sz w:val="18"/>
                                      <w:szCs w:val="18"/>
                                      <w:lang w:val="en-US"/>
                                    </w:rPr>
                                  </w:pPr>
                                  <w:r>
                                    <w:rPr>
                                      <w:rFonts w:ascii="Arial" w:hAnsi="Arial" w:cs="Arial"/>
                                      <w:b/>
                                      <w:color w:val="000000"/>
                                      <w:sz w:val="18"/>
                                      <w:szCs w:val="18"/>
                                      <w:lang w:val="en-US"/>
                                    </w:rPr>
                                    <w:t>17 (8)</w:t>
                                  </w:r>
                                </w:p>
                              </w:tc>
                              <w:tc>
                                <w:tcPr>
                                  <w:tcW w:w="1866" w:type="dxa"/>
                                  <w:tcBorders>
                                    <w:left w:val="single" w:sz="1" w:space="0" w:color="000000"/>
                                    <w:bottom w:val="single" w:sz="8" w:space="0" w:color="000000"/>
                                    <w:right w:val="single" w:sz="1" w:space="0" w:color="000000"/>
                                  </w:tcBorders>
                                  <w:shd w:val="clear" w:color="auto" w:fill="FFFFFF"/>
                                  <w:vAlign w:val="center"/>
                                </w:tcPr>
                                <w:p w:rsidR="00124CD1" w:rsidRDefault="00124CD1">
                                  <w:pPr>
                                    <w:snapToGrid w:val="0"/>
                                    <w:jc w:val="both"/>
                                    <w:rPr>
                                      <w:rFonts w:ascii="Arial" w:hAnsi="Arial" w:cs="Arial"/>
                                      <w:b/>
                                      <w:color w:val="000000"/>
                                      <w:sz w:val="18"/>
                                      <w:szCs w:val="18"/>
                                      <w:lang w:val="en-US"/>
                                    </w:rPr>
                                  </w:pPr>
                                  <w:r>
                                    <w:rPr>
                                      <w:rFonts w:ascii="Arial" w:hAnsi="Arial" w:cs="Arial"/>
                                      <w:b/>
                                      <w:color w:val="000000"/>
                                      <w:sz w:val="18"/>
                                      <w:szCs w:val="18"/>
                                      <w:lang w:val="en-US"/>
                                    </w:rPr>
                                    <w:t>41 (41)</w:t>
                                  </w:r>
                                </w:p>
                              </w:tc>
                            </w:tr>
                          </w:tbl>
                          <w:p w:rsidR="00124CD1" w:rsidRDefault="00124CD1">
                            <w:r>
                              <w:t xml:space="preserve"> </w:t>
                            </w:r>
                          </w:p>
                        </w:txbxContent>
                      </wps:txbx>
                      <wps:bodyPr rot="0" vert="horz" wrap="square" lIns="18415" tIns="18415" rIns="18415" bIns="18415"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0,0l0,21600,21600,21600,21600,0xe">
                <v:stroke joinstyle="miter"/>
                <v:path gradientshapeok="t" o:connecttype="rect"/>
              </v:shapetype>
              <v:shape id="Text Box 4" o:spid="_x0000_s1026" type="#_x0000_t202" style="position:absolute;left:0;text-align:left;margin-left:5.35pt;margin-top:-2.55pt;width:361.2pt;height:170.3pt;z-index:251658240;visibility:visible;mso-wrap-style:square;mso-width-percent:0;mso-height-percent:0;mso-wrap-distance-left:0;mso-wrap-distance-top:0;mso-wrap-distance-right:7.05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" strokeweight=".05pt">
                <v:fill opacity="0"/>
                <v:textbox inset="1.45pt,1.45pt,1.45pt,1.45pt">
                  <w:txbxContent>
                    <w:tbl>
                      <w:tblPr>
                        <w:tblW w:w="0" w:type="auto"/>
                        <w:tblInd w:w="93" w:type="dxa"/>
                        <w:tblLayout w:type="fixed"/>
                        <w:tblCellMar>
                          <w:left w:w="93" w:type="dxa"/>
                          <w:right w:w="93" w:type="dxa"/>
                        </w:tblCellMar>
                        <w:tblLook w:val="0000" w:firstRow="0" w:lastRow="0" w:firstColumn="0" w:lastColumn="0" w:noHBand="0" w:noVBand="0"/>
                      </w:tblPr>
                      <w:tblGrid>
                        <w:gridCol w:w="1669"/>
                        <w:gridCol w:w="631"/>
                        <w:gridCol w:w="1470"/>
                        <w:gridCol w:w="1536"/>
                        <w:gridCol w:w="1866"/>
                      </w:tblGrid>
                      <w:tr w:rsidR="00124CD1">
                        <w:trPr>
                          <w:trHeight w:val="273"/>
                        </w:trPr>
                        <w:tc>
                          <w:tcPr>
                            <w:tcW w:w="2300" w:type="dxa"/>
                            <w:gridSpan w:val="2"/>
                            <w:vMerge w:val="restart"/>
                            <w:tcBorders>
                              <w:top w:val="single" w:sz="8" w:space="0" w:color="000000"/>
                              <w:left w:val="single" w:sz="8" w:space="0" w:color="000000"/>
                              <w:bottom w:val="single" w:sz="8" w:space="0" w:color="000000"/>
                            </w:tcBorders>
                            <w:shd w:val="clear" w:color="auto" w:fill="FFFFFF"/>
                            <w:vAlign w:val="bottom"/>
                          </w:tcPr>
                          <w:p w:rsidR="00124CD1" w:rsidRDefault="00124CD1">
                            <w:pPr>
                              <w:snapToGrid w:val="0"/>
                              <w:jc w:val="both"/>
                              <w:rPr>
                                <w:rFonts w:ascii="Arial" w:hAnsi="Arial" w:cs="Arial"/>
                                <w:b/>
                                <w:bCs/>
                                <w:color w:val="000000"/>
                                <w:sz w:val="18"/>
                                <w:szCs w:val="18"/>
                                <w:lang w:val="en-US"/>
                              </w:rPr>
                            </w:pPr>
                            <w:r>
                              <w:rPr>
                                <w:rFonts w:ascii="Arial" w:hAnsi="Arial" w:cs="Arial"/>
                                <w:b/>
                                <w:bCs/>
                                <w:color w:val="000000"/>
                                <w:sz w:val="18"/>
                                <w:szCs w:val="18"/>
                                <w:lang w:val="en-US"/>
                              </w:rPr>
                              <w:t xml:space="preserve">Normalgrupp </w:t>
                            </w:r>
                          </w:p>
                        </w:tc>
                        <w:tc>
                          <w:tcPr>
                            <w:tcW w:w="3006" w:type="dxa"/>
                            <w:gridSpan w:val="2"/>
                            <w:tcBorders>
                              <w:top w:val="single" w:sz="8" w:space="0" w:color="000000"/>
                              <w:left w:val="single" w:sz="8" w:space="0" w:color="000000"/>
                              <w:bottom w:val="single" w:sz="1" w:space="0" w:color="000000"/>
                            </w:tcBorders>
                            <w:shd w:val="clear" w:color="auto" w:fill="FFFFFF"/>
                            <w:vAlign w:val="bottom"/>
                          </w:tcPr>
                          <w:p w:rsidR="00124CD1" w:rsidRDefault="00124CD1">
                            <w:pPr>
                              <w:snapToGrid w:val="0"/>
                              <w:jc w:val="both"/>
                              <w:rPr>
                                <w:rFonts w:ascii="Arial" w:hAnsi="Arial" w:cs="Arial"/>
                                <w:b/>
                                <w:color w:val="000000"/>
                                <w:sz w:val="18"/>
                                <w:szCs w:val="18"/>
                                <w:lang w:val="en-US"/>
                              </w:rPr>
                            </w:pPr>
                            <w:r>
                              <w:rPr>
                                <w:rFonts w:ascii="Arial" w:hAnsi="Arial" w:cs="Arial"/>
                                <w:b/>
                                <w:color w:val="000000"/>
                                <w:sz w:val="18"/>
                                <w:szCs w:val="18"/>
                                <w:lang w:val="en-US"/>
                              </w:rPr>
                              <w:t>Könsfördelning</w:t>
                            </w:r>
                          </w:p>
                        </w:tc>
                        <w:tc>
                          <w:tcPr>
                            <w:tcW w:w="1866" w:type="dxa"/>
                            <w:vMerge w:val="restart"/>
                            <w:tcBorders>
                              <w:top w:val="single" w:sz="8" w:space="0" w:color="000000"/>
                              <w:left w:val="single" w:sz="1" w:space="0" w:color="000000"/>
                              <w:bottom w:val="single" w:sz="1" w:space="0" w:color="000000"/>
                              <w:right w:val="single" w:sz="1" w:space="0" w:color="000000"/>
                            </w:tcBorders>
                            <w:shd w:val="clear" w:color="auto" w:fill="FFFFFF"/>
                            <w:vAlign w:val="bottom"/>
                          </w:tcPr>
                          <w:p w:rsidR="00124CD1" w:rsidRDefault="00124CD1">
                            <w:pPr>
                              <w:snapToGrid w:val="0"/>
                              <w:ind w:left="0"/>
                              <w:jc w:val="both"/>
                              <w:rPr>
                                <w:rFonts w:ascii="Arial" w:hAnsi="Arial" w:cs="Arial"/>
                                <w:b/>
                                <w:color w:val="000000"/>
                                <w:sz w:val="18"/>
                                <w:szCs w:val="18"/>
                                <w:lang w:val="en-US"/>
                              </w:rPr>
                            </w:pPr>
                            <w:r>
                              <w:rPr>
                                <w:rFonts w:ascii="Arial" w:hAnsi="Arial" w:cs="Arial"/>
                                <w:b/>
                                <w:color w:val="000000"/>
                                <w:sz w:val="18"/>
                                <w:szCs w:val="18"/>
                                <w:lang w:val="en-US"/>
                              </w:rPr>
                              <w:t>Totalt</w:t>
                            </w:r>
                          </w:p>
                        </w:tc>
                      </w:tr>
                      <w:tr w:rsidR="00124CD1">
                        <w:trPr>
                          <w:trHeight w:val="273"/>
                        </w:trPr>
                        <w:tc>
                          <w:tcPr>
                            <w:tcW w:w="2300" w:type="dxa"/>
                            <w:gridSpan w:val="2"/>
                            <w:vMerge/>
                            <w:tcBorders>
                              <w:top w:val="single" w:sz="8" w:space="0" w:color="000000"/>
                              <w:left w:val="single" w:sz="8" w:space="0" w:color="000000"/>
                              <w:bottom w:val="single" w:sz="8" w:space="0" w:color="000000"/>
                            </w:tcBorders>
                            <w:shd w:val="clear" w:color="auto" w:fill="FFFFFF"/>
                            <w:vAlign w:val="bottom"/>
                          </w:tcPr>
                          <w:p w:rsidR="00124CD1" w:rsidRDefault="00124CD1"/>
                        </w:tc>
                        <w:tc>
                          <w:tcPr>
                            <w:tcW w:w="1470" w:type="dxa"/>
                            <w:tcBorders>
                              <w:top w:val="single" w:sz="1" w:space="0" w:color="000000"/>
                              <w:left w:val="single" w:sz="8" w:space="0" w:color="000000"/>
                              <w:bottom w:val="single" w:sz="8" w:space="0" w:color="000000"/>
                            </w:tcBorders>
                            <w:shd w:val="clear" w:color="auto" w:fill="FFFFFF"/>
                            <w:vAlign w:val="bottom"/>
                          </w:tcPr>
                          <w:p w:rsidR="00124CD1" w:rsidRDefault="00124CD1">
                            <w:pPr>
                              <w:snapToGrid w:val="0"/>
                              <w:jc w:val="both"/>
                              <w:rPr>
                                <w:rFonts w:ascii="Arial" w:hAnsi="Arial" w:cs="Arial"/>
                                <w:b/>
                                <w:color w:val="000000"/>
                                <w:sz w:val="18"/>
                                <w:szCs w:val="18"/>
                                <w:lang w:val="en-US"/>
                              </w:rPr>
                            </w:pPr>
                            <w:r>
                              <w:rPr>
                                <w:rFonts w:ascii="Arial" w:hAnsi="Arial" w:cs="Arial"/>
                                <w:b/>
                                <w:color w:val="000000"/>
                                <w:sz w:val="18"/>
                                <w:szCs w:val="18"/>
                                <w:lang w:val="en-US"/>
                              </w:rPr>
                              <w:t>Pojkar</w:t>
                            </w:r>
                          </w:p>
                        </w:tc>
                        <w:tc>
                          <w:tcPr>
                            <w:tcW w:w="1536" w:type="dxa"/>
                            <w:tcBorders>
                              <w:top w:val="single" w:sz="1" w:space="0" w:color="000000"/>
                              <w:left w:val="single" w:sz="1" w:space="0" w:color="000000"/>
                              <w:bottom w:val="single" w:sz="8" w:space="0" w:color="000000"/>
                            </w:tcBorders>
                            <w:shd w:val="clear" w:color="auto" w:fill="FFFFFF"/>
                            <w:vAlign w:val="bottom"/>
                          </w:tcPr>
                          <w:p w:rsidR="00124CD1" w:rsidRDefault="00124CD1">
                            <w:pPr>
                              <w:snapToGrid w:val="0"/>
                              <w:jc w:val="both"/>
                              <w:rPr>
                                <w:rFonts w:ascii="Arial" w:hAnsi="Arial" w:cs="Arial"/>
                                <w:b/>
                                <w:color w:val="000000"/>
                                <w:sz w:val="18"/>
                                <w:szCs w:val="18"/>
                                <w:lang w:val="en-US"/>
                              </w:rPr>
                            </w:pPr>
                            <w:r>
                              <w:rPr>
                                <w:rFonts w:ascii="Arial" w:hAnsi="Arial" w:cs="Arial"/>
                                <w:b/>
                                <w:color w:val="000000"/>
                                <w:sz w:val="18"/>
                                <w:szCs w:val="18"/>
                                <w:lang w:val="en-US"/>
                              </w:rPr>
                              <w:t>Flickor</w:t>
                            </w:r>
                          </w:p>
                        </w:tc>
                        <w:tc>
                          <w:tcPr>
                            <w:tcW w:w="1866" w:type="dxa"/>
                            <w:vMerge/>
                            <w:tcBorders>
                              <w:top w:val="single" w:sz="8" w:space="0" w:color="000000"/>
                              <w:left w:val="single" w:sz="1" w:space="0" w:color="000000"/>
                              <w:bottom w:val="single" w:sz="1" w:space="0" w:color="000000"/>
                              <w:right w:val="single" w:sz="1" w:space="0" w:color="000000"/>
                            </w:tcBorders>
                            <w:shd w:val="clear" w:color="auto" w:fill="FFFFFF"/>
                            <w:vAlign w:val="bottom"/>
                          </w:tcPr>
                          <w:p w:rsidR="00124CD1" w:rsidRDefault="00124CD1"/>
                        </w:tc>
                      </w:tr>
                      <w:tr w:rsidR="00124CD1">
                        <w:trPr>
                          <w:trHeight w:val="273"/>
                        </w:trPr>
                        <w:tc>
                          <w:tcPr>
                            <w:tcW w:w="1669" w:type="dxa"/>
                            <w:vMerge w:val="restart"/>
                            <w:tcBorders>
                              <w:top w:val="single" w:sz="8" w:space="0" w:color="000000"/>
                              <w:left w:val="single" w:sz="8" w:space="0" w:color="000000"/>
                            </w:tcBorders>
                            <w:shd w:val="clear" w:color="auto" w:fill="FFFFFF"/>
                          </w:tcPr>
                          <w:p w:rsidR="00124CD1" w:rsidRDefault="00124CD1">
                            <w:pPr>
                              <w:snapToGrid w:val="0"/>
                              <w:ind w:left="0"/>
                              <w:jc w:val="both"/>
                              <w:rPr>
                                <w:rFonts w:ascii="Arial" w:hAnsi="Arial" w:cs="Arial"/>
                                <w:b/>
                                <w:color w:val="000000"/>
                                <w:sz w:val="18"/>
                                <w:szCs w:val="18"/>
                                <w:lang w:val="en-US"/>
                              </w:rPr>
                            </w:pPr>
                          </w:p>
                          <w:p w:rsidR="00124CD1" w:rsidRDefault="00124CD1">
                            <w:pPr>
                              <w:snapToGrid w:val="0"/>
                              <w:ind w:left="0"/>
                              <w:jc w:val="both"/>
                              <w:rPr>
                                <w:rFonts w:ascii="Arial" w:hAnsi="Arial" w:cs="Arial"/>
                                <w:b/>
                                <w:color w:val="000000"/>
                                <w:sz w:val="18"/>
                                <w:szCs w:val="18"/>
                                <w:lang w:val="en-US"/>
                              </w:rPr>
                            </w:pPr>
                            <w:r>
                              <w:rPr>
                                <w:rFonts w:ascii="Arial" w:hAnsi="Arial" w:cs="Arial"/>
                                <w:b/>
                                <w:color w:val="000000"/>
                                <w:sz w:val="18"/>
                                <w:szCs w:val="18"/>
                                <w:lang w:val="en-US"/>
                              </w:rPr>
                              <w:t>Ålder</w:t>
                            </w:r>
                          </w:p>
                          <w:p w:rsidR="00124CD1" w:rsidRDefault="00124CD1">
                            <w:pPr>
                              <w:snapToGrid w:val="0"/>
                              <w:ind w:left="0"/>
                              <w:jc w:val="both"/>
                              <w:rPr>
                                <w:rFonts w:ascii="Arial" w:hAnsi="Arial" w:cs="Arial"/>
                                <w:b/>
                                <w:color w:val="000000"/>
                                <w:sz w:val="18"/>
                                <w:szCs w:val="18"/>
                                <w:lang w:val="en-US"/>
                              </w:rPr>
                            </w:pPr>
                            <w:r>
                              <w:rPr>
                                <w:rFonts w:ascii="Arial" w:hAnsi="Arial" w:cs="Arial"/>
                                <w:b/>
                                <w:color w:val="000000"/>
                                <w:sz w:val="18"/>
                                <w:szCs w:val="18"/>
                                <w:lang w:val="en-US"/>
                              </w:rPr>
                              <w:t>4-12</w:t>
                            </w:r>
                          </w:p>
                          <w:p w:rsidR="00124CD1" w:rsidRDefault="00124CD1">
                            <w:pPr>
                              <w:snapToGrid w:val="0"/>
                              <w:ind w:left="0"/>
                              <w:jc w:val="both"/>
                              <w:rPr>
                                <w:rFonts w:ascii="Arial" w:hAnsi="Arial" w:cs="Arial"/>
                                <w:b/>
                                <w:color w:val="000000"/>
                                <w:sz w:val="18"/>
                                <w:szCs w:val="18"/>
                                <w:lang w:val="en-US"/>
                              </w:rPr>
                            </w:pPr>
                            <w:r>
                              <w:rPr>
                                <w:rFonts w:ascii="Arial" w:hAnsi="Arial" w:cs="Arial"/>
                                <w:b/>
                                <w:color w:val="000000"/>
                                <w:sz w:val="18"/>
                                <w:szCs w:val="18"/>
                                <w:lang w:val="en-US"/>
                              </w:rPr>
                              <w:t>(2-11)</w:t>
                            </w:r>
                          </w:p>
                        </w:tc>
                        <w:tc>
                          <w:tcPr>
                            <w:tcW w:w="631" w:type="dxa"/>
                            <w:tcBorders>
                              <w:top w:val="single" w:sz="8" w:space="0" w:color="000000"/>
                            </w:tcBorders>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4</w:t>
                            </w:r>
                          </w:p>
                        </w:tc>
                        <w:tc>
                          <w:tcPr>
                            <w:tcW w:w="1470" w:type="dxa"/>
                            <w:tcBorders>
                              <w:top w:val="single" w:sz="8" w:space="0" w:color="000000"/>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3</w:t>
                            </w:r>
                          </w:p>
                        </w:tc>
                        <w:tc>
                          <w:tcPr>
                            <w:tcW w:w="1536" w:type="dxa"/>
                            <w:tcBorders>
                              <w:top w:val="single" w:sz="8" w:space="0" w:color="000000"/>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866" w:type="dxa"/>
                            <w:tcBorders>
                              <w:top w:val="single" w:sz="8" w:space="0" w:color="000000"/>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3</w:t>
                            </w:r>
                          </w:p>
                        </w:tc>
                      </w:tr>
                      <w:tr w:rsidR="00124CD1">
                        <w:trPr>
                          <w:trHeight w:val="273"/>
                        </w:trPr>
                        <w:tc>
                          <w:tcPr>
                            <w:tcW w:w="1669" w:type="dxa"/>
                            <w:vMerge/>
                            <w:tcBorders>
                              <w:top w:val="single" w:sz="8" w:space="0" w:color="000000"/>
                              <w:left w:val="single" w:sz="8" w:space="0" w:color="000000"/>
                            </w:tcBorders>
                            <w:shd w:val="clear" w:color="auto" w:fill="FFFFFF"/>
                          </w:tcPr>
                          <w:p w:rsidR="00124CD1" w:rsidRDefault="00124CD1"/>
                        </w:tc>
                        <w:tc>
                          <w:tcPr>
                            <w:tcW w:w="631"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5</w:t>
                            </w:r>
                          </w:p>
                        </w:tc>
                        <w:tc>
                          <w:tcPr>
                            <w:tcW w:w="1470"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2</w:t>
                            </w:r>
                          </w:p>
                        </w:tc>
                        <w:tc>
                          <w:tcPr>
                            <w:tcW w:w="1536"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6</w:t>
                            </w:r>
                          </w:p>
                        </w:tc>
                        <w:tc>
                          <w:tcPr>
                            <w:tcW w:w="1866"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8</w:t>
                            </w:r>
                          </w:p>
                        </w:tc>
                      </w:tr>
                      <w:tr w:rsidR="00124CD1">
                        <w:trPr>
                          <w:trHeight w:val="273"/>
                        </w:trPr>
                        <w:tc>
                          <w:tcPr>
                            <w:tcW w:w="1669" w:type="dxa"/>
                            <w:vMerge/>
                            <w:tcBorders>
                              <w:top w:val="single" w:sz="8" w:space="0" w:color="000000"/>
                              <w:left w:val="single" w:sz="8" w:space="0" w:color="000000"/>
                            </w:tcBorders>
                            <w:shd w:val="clear" w:color="auto" w:fill="FFFFFF"/>
                          </w:tcPr>
                          <w:p w:rsidR="00124CD1" w:rsidRDefault="00124CD1"/>
                        </w:tc>
                        <w:tc>
                          <w:tcPr>
                            <w:tcW w:w="631"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6</w:t>
                            </w:r>
                          </w:p>
                        </w:tc>
                        <w:tc>
                          <w:tcPr>
                            <w:tcW w:w="1470"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536"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4</w:t>
                            </w:r>
                          </w:p>
                        </w:tc>
                        <w:tc>
                          <w:tcPr>
                            <w:tcW w:w="1866"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5</w:t>
                            </w:r>
                          </w:p>
                        </w:tc>
                      </w:tr>
                      <w:tr w:rsidR="00124CD1">
                        <w:trPr>
                          <w:trHeight w:val="273"/>
                        </w:trPr>
                        <w:tc>
                          <w:tcPr>
                            <w:tcW w:w="1669" w:type="dxa"/>
                            <w:vMerge/>
                            <w:tcBorders>
                              <w:top w:val="single" w:sz="8" w:space="0" w:color="000000"/>
                              <w:left w:val="single" w:sz="8" w:space="0" w:color="000000"/>
                            </w:tcBorders>
                            <w:shd w:val="clear" w:color="auto" w:fill="FFFFFF"/>
                          </w:tcPr>
                          <w:p w:rsidR="00124CD1" w:rsidRDefault="00124CD1"/>
                        </w:tc>
                        <w:tc>
                          <w:tcPr>
                            <w:tcW w:w="631"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7</w:t>
                            </w:r>
                          </w:p>
                        </w:tc>
                        <w:tc>
                          <w:tcPr>
                            <w:tcW w:w="1470"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4</w:t>
                            </w:r>
                          </w:p>
                        </w:tc>
                        <w:tc>
                          <w:tcPr>
                            <w:tcW w:w="1536"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866"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5</w:t>
                            </w:r>
                          </w:p>
                        </w:tc>
                      </w:tr>
                      <w:tr w:rsidR="00124CD1">
                        <w:trPr>
                          <w:trHeight w:val="273"/>
                        </w:trPr>
                        <w:tc>
                          <w:tcPr>
                            <w:tcW w:w="1669" w:type="dxa"/>
                            <w:vMerge/>
                            <w:tcBorders>
                              <w:top w:val="single" w:sz="8" w:space="0" w:color="000000"/>
                              <w:left w:val="single" w:sz="8" w:space="0" w:color="000000"/>
                            </w:tcBorders>
                            <w:shd w:val="clear" w:color="auto" w:fill="FFFFFF"/>
                          </w:tcPr>
                          <w:p w:rsidR="00124CD1" w:rsidRDefault="00124CD1"/>
                        </w:tc>
                        <w:tc>
                          <w:tcPr>
                            <w:tcW w:w="631"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8</w:t>
                            </w:r>
                          </w:p>
                        </w:tc>
                        <w:tc>
                          <w:tcPr>
                            <w:tcW w:w="1470"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3</w:t>
                            </w:r>
                          </w:p>
                        </w:tc>
                        <w:tc>
                          <w:tcPr>
                            <w:tcW w:w="1536"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2</w:t>
                            </w:r>
                          </w:p>
                        </w:tc>
                        <w:tc>
                          <w:tcPr>
                            <w:tcW w:w="1866"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5</w:t>
                            </w:r>
                          </w:p>
                        </w:tc>
                      </w:tr>
                      <w:tr w:rsidR="00124CD1">
                        <w:trPr>
                          <w:trHeight w:val="273"/>
                        </w:trPr>
                        <w:tc>
                          <w:tcPr>
                            <w:tcW w:w="1669" w:type="dxa"/>
                            <w:vMerge/>
                            <w:tcBorders>
                              <w:top w:val="single" w:sz="8" w:space="0" w:color="000000"/>
                              <w:left w:val="single" w:sz="8" w:space="0" w:color="000000"/>
                            </w:tcBorders>
                            <w:shd w:val="clear" w:color="auto" w:fill="FFFFFF"/>
                          </w:tcPr>
                          <w:p w:rsidR="00124CD1" w:rsidRDefault="00124CD1"/>
                        </w:tc>
                        <w:tc>
                          <w:tcPr>
                            <w:tcW w:w="631"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9</w:t>
                            </w:r>
                          </w:p>
                        </w:tc>
                        <w:tc>
                          <w:tcPr>
                            <w:tcW w:w="1470"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4</w:t>
                            </w:r>
                          </w:p>
                        </w:tc>
                        <w:tc>
                          <w:tcPr>
                            <w:tcW w:w="1536"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2</w:t>
                            </w:r>
                          </w:p>
                        </w:tc>
                        <w:tc>
                          <w:tcPr>
                            <w:tcW w:w="1866"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6</w:t>
                            </w:r>
                          </w:p>
                        </w:tc>
                      </w:tr>
                      <w:tr w:rsidR="00124CD1">
                        <w:trPr>
                          <w:trHeight w:val="273"/>
                        </w:trPr>
                        <w:tc>
                          <w:tcPr>
                            <w:tcW w:w="1669" w:type="dxa"/>
                            <w:vMerge/>
                            <w:tcBorders>
                              <w:top w:val="single" w:sz="8" w:space="0" w:color="000000"/>
                              <w:left w:val="single" w:sz="8" w:space="0" w:color="000000"/>
                            </w:tcBorders>
                            <w:shd w:val="clear" w:color="auto" w:fill="FFFFFF"/>
                          </w:tcPr>
                          <w:p w:rsidR="00124CD1" w:rsidRDefault="00124CD1"/>
                        </w:tc>
                        <w:tc>
                          <w:tcPr>
                            <w:tcW w:w="631"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10</w:t>
                            </w:r>
                          </w:p>
                        </w:tc>
                        <w:tc>
                          <w:tcPr>
                            <w:tcW w:w="1470"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6</w:t>
                            </w:r>
                          </w:p>
                        </w:tc>
                        <w:tc>
                          <w:tcPr>
                            <w:tcW w:w="1536"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866"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7</w:t>
                            </w:r>
                          </w:p>
                        </w:tc>
                      </w:tr>
                      <w:tr w:rsidR="00124CD1">
                        <w:trPr>
                          <w:trHeight w:val="273"/>
                        </w:trPr>
                        <w:tc>
                          <w:tcPr>
                            <w:tcW w:w="1669" w:type="dxa"/>
                            <w:vMerge/>
                            <w:tcBorders>
                              <w:top w:val="single" w:sz="8" w:space="0" w:color="000000"/>
                              <w:left w:val="single" w:sz="8" w:space="0" w:color="000000"/>
                            </w:tcBorders>
                            <w:shd w:val="clear" w:color="auto" w:fill="FFFFFF"/>
                          </w:tcPr>
                          <w:p w:rsidR="00124CD1" w:rsidRDefault="00124CD1"/>
                        </w:tc>
                        <w:tc>
                          <w:tcPr>
                            <w:tcW w:w="631"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11</w:t>
                            </w:r>
                          </w:p>
                        </w:tc>
                        <w:tc>
                          <w:tcPr>
                            <w:tcW w:w="1470"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536"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866"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1</w:t>
                            </w:r>
                          </w:p>
                        </w:tc>
                      </w:tr>
                      <w:tr w:rsidR="00124CD1">
                        <w:trPr>
                          <w:trHeight w:val="273"/>
                        </w:trPr>
                        <w:tc>
                          <w:tcPr>
                            <w:tcW w:w="1669" w:type="dxa"/>
                            <w:vMerge/>
                            <w:tcBorders>
                              <w:top w:val="single" w:sz="8" w:space="0" w:color="000000"/>
                              <w:left w:val="single" w:sz="8" w:space="0" w:color="000000"/>
                            </w:tcBorders>
                            <w:shd w:val="clear" w:color="auto" w:fill="FFFFFF"/>
                          </w:tcPr>
                          <w:p w:rsidR="00124CD1" w:rsidRDefault="00124CD1"/>
                        </w:tc>
                        <w:tc>
                          <w:tcPr>
                            <w:tcW w:w="631"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12</w:t>
                            </w:r>
                          </w:p>
                        </w:tc>
                        <w:tc>
                          <w:tcPr>
                            <w:tcW w:w="1470"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536"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866"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1</w:t>
                            </w:r>
                          </w:p>
                        </w:tc>
                      </w:tr>
                      <w:tr w:rsidR="00124CD1">
                        <w:trPr>
                          <w:trHeight w:val="273"/>
                        </w:trPr>
                        <w:tc>
                          <w:tcPr>
                            <w:tcW w:w="2300" w:type="dxa"/>
                            <w:gridSpan w:val="2"/>
                            <w:tcBorders>
                              <w:left w:val="single" w:sz="8" w:space="0" w:color="000000"/>
                              <w:bottom w:val="single" w:sz="8" w:space="0" w:color="000000"/>
                            </w:tcBorders>
                            <w:shd w:val="clear" w:color="auto" w:fill="FFFFFF"/>
                          </w:tcPr>
                          <w:p w:rsidR="00124CD1" w:rsidRDefault="00124CD1">
                            <w:pPr>
                              <w:snapToGrid w:val="0"/>
                              <w:jc w:val="both"/>
                              <w:rPr>
                                <w:rFonts w:ascii="Arial" w:hAnsi="Arial" w:cs="Arial"/>
                                <w:b/>
                                <w:color w:val="000000"/>
                                <w:sz w:val="18"/>
                                <w:szCs w:val="18"/>
                                <w:lang w:val="en-US"/>
                              </w:rPr>
                            </w:pPr>
                            <w:r>
                              <w:rPr>
                                <w:rFonts w:ascii="Arial" w:hAnsi="Arial" w:cs="Arial"/>
                                <w:b/>
                                <w:color w:val="000000"/>
                                <w:sz w:val="18"/>
                                <w:szCs w:val="18"/>
                                <w:lang w:val="en-US"/>
                              </w:rPr>
                              <w:t xml:space="preserve">                      Total</w:t>
                            </w:r>
                          </w:p>
                        </w:tc>
                        <w:tc>
                          <w:tcPr>
                            <w:tcW w:w="1470" w:type="dxa"/>
                            <w:tcBorders>
                              <w:left w:val="single" w:sz="8" w:space="0" w:color="000000"/>
                              <w:bottom w:val="single" w:sz="8" w:space="0" w:color="000000"/>
                            </w:tcBorders>
                            <w:shd w:val="clear" w:color="auto" w:fill="FFFFFF"/>
                            <w:vAlign w:val="center"/>
                          </w:tcPr>
                          <w:p w:rsidR="00124CD1" w:rsidRDefault="00124CD1">
                            <w:pPr>
                              <w:snapToGrid w:val="0"/>
                              <w:jc w:val="both"/>
                              <w:rPr>
                                <w:rFonts w:ascii="Arial" w:hAnsi="Arial" w:cs="Arial"/>
                                <w:b/>
                                <w:color w:val="000000"/>
                                <w:sz w:val="18"/>
                                <w:szCs w:val="18"/>
                                <w:lang w:val="en-US"/>
                              </w:rPr>
                            </w:pPr>
                            <w:r>
                              <w:rPr>
                                <w:rFonts w:ascii="Arial" w:hAnsi="Arial" w:cs="Arial"/>
                                <w:b/>
                                <w:color w:val="000000"/>
                                <w:sz w:val="18"/>
                                <w:szCs w:val="18"/>
                                <w:lang w:val="en-US"/>
                              </w:rPr>
                              <w:t>24 (33)</w:t>
                            </w:r>
                          </w:p>
                        </w:tc>
                        <w:tc>
                          <w:tcPr>
                            <w:tcW w:w="1536" w:type="dxa"/>
                            <w:tcBorders>
                              <w:left w:val="single" w:sz="1" w:space="0" w:color="000000"/>
                              <w:bottom w:val="single" w:sz="8" w:space="0" w:color="000000"/>
                            </w:tcBorders>
                            <w:shd w:val="clear" w:color="auto" w:fill="FFFFFF"/>
                            <w:vAlign w:val="center"/>
                          </w:tcPr>
                          <w:p w:rsidR="00124CD1" w:rsidRDefault="00124CD1">
                            <w:pPr>
                              <w:snapToGrid w:val="0"/>
                              <w:jc w:val="both"/>
                              <w:rPr>
                                <w:rFonts w:ascii="Arial" w:hAnsi="Arial" w:cs="Arial"/>
                                <w:b/>
                                <w:color w:val="000000"/>
                                <w:sz w:val="18"/>
                                <w:szCs w:val="18"/>
                                <w:lang w:val="en-US"/>
                              </w:rPr>
                            </w:pPr>
                            <w:r>
                              <w:rPr>
                                <w:rFonts w:ascii="Arial" w:hAnsi="Arial" w:cs="Arial"/>
                                <w:b/>
                                <w:color w:val="000000"/>
                                <w:sz w:val="18"/>
                                <w:szCs w:val="18"/>
                                <w:lang w:val="en-US"/>
                              </w:rPr>
                              <w:t>17 (8)</w:t>
                            </w:r>
                          </w:p>
                        </w:tc>
                        <w:tc>
                          <w:tcPr>
                            <w:tcW w:w="1866" w:type="dxa"/>
                            <w:tcBorders>
                              <w:left w:val="single" w:sz="1" w:space="0" w:color="000000"/>
                              <w:bottom w:val="single" w:sz="8" w:space="0" w:color="000000"/>
                              <w:right w:val="single" w:sz="1" w:space="0" w:color="000000"/>
                            </w:tcBorders>
                            <w:shd w:val="clear" w:color="auto" w:fill="FFFFFF"/>
                            <w:vAlign w:val="center"/>
                          </w:tcPr>
                          <w:p w:rsidR="00124CD1" w:rsidRDefault="00124CD1">
                            <w:pPr>
                              <w:snapToGrid w:val="0"/>
                              <w:jc w:val="both"/>
                              <w:rPr>
                                <w:rFonts w:ascii="Arial" w:hAnsi="Arial" w:cs="Arial"/>
                                <w:b/>
                                <w:color w:val="000000"/>
                                <w:sz w:val="18"/>
                                <w:szCs w:val="18"/>
                                <w:lang w:val="en-US"/>
                              </w:rPr>
                            </w:pPr>
                            <w:r>
                              <w:rPr>
                                <w:rFonts w:ascii="Arial" w:hAnsi="Arial" w:cs="Arial"/>
                                <w:b/>
                                <w:color w:val="000000"/>
                                <w:sz w:val="18"/>
                                <w:szCs w:val="18"/>
                                <w:lang w:val="en-US"/>
                              </w:rPr>
                              <w:t>41 (41)</w:t>
                            </w:r>
                          </w:p>
                        </w:tc>
                      </w:tr>
                    </w:tbl>
                    <w:p w:rsidR="00124CD1" w:rsidRDefault="00124CD1">
                      <w:r>
                        <w:t xml:space="preserve"> </w:t>
                      </w:r>
                    </w:p>
                  </w:txbxContent>
                </v:textbox>
                <w10:wrap type="square" side="largest"/>
              </v:shape>
            </w:pict>
          </mc:Fallback>
        </mc:AlternateContent>
      </w:r>
    </w:p>
    <w:p w:rsidR="00B04C2A" w:rsidRDefault="00B04C2A">
      <w:pPr>
        <w:pStyle w:val="Brdtext"/>
        <w:ind w:left="0"/>
      </w:pPr>
    </w:p>
    <w:p w:rsidR="00B04C2A" w:rsidRDefault="00B04C2A">
      <w:pPr>
        <w:pStyle w:val="Brdtext"/>
        <w:ind w:left="0"/>
      </w:pPr>
    </w:p>
    <w:p w:rsidR="00B04C2A" w:rsidRDefault="00B04C2A">
      <w:pPr>
        <w:pStyle w:val="Brdtext"/>
        <w:ind w:left="0"/>
      </w:pPr>
    </w:p>
    <w:p w:rsidR="00B04C2A" w:rsidRDefault="00B04C2A">
      <w:pPr>
        <w:pStyle w:val="Brdtext"/>
        <w:ind w:left="0"/>
      </w:pPr>
    </w:p>
    <w:p w:rsidR="00B04C2A" w:rsidRDefault="00B04C2A">
      <w:pPr>
        <w:pStyle w:val="Brdtext"/>
        <w:ind w:left="0"/>
      </w:pPr>
    </w:p>
    <w:p w:rsidR="00B04C2A" w:rsidRDefault="00B04C2A">
      <w:pPr>
        <w:pStyle w:val="Brdtext"/>
        <w:ind w:left="0"/>
      </w:pPr>
    </w:p>
    <w:p w:rsidR="00B04C2A" w:rsidRDefault="00B04C2A">
      <w:pPr>
        <w:pStyle w:val="Brdtext"/>
        <w:ind w:left="0"/>
      </w:pPr>
    </w:p>
    <w:p w:rsidR="00B04C2A" w:rsidRDefault="00B04C2A">
      <w:pPr>
        <w:pStyle w:val="Brdtext"/>
        <w:ind w:left="0"/>
      </w:pPr>
      <w:r>
        <w:t>Förväntade svar på USP</w:t>
      </w:r>
      <w:ins w:id="313" w:author="Lisbeth Claesson" w:date="2012-04-20T14:31:00Z">
        <w:r w:rsidR="00441326">
          <w:t>2?</w:t>
        </w:r>
      </w:ins>
      <w:r>
        <w:t xml:space="preserve"> när </w:t>
      </w:r>
      <w:del w:id="314" w:author="Lisbeth Claesson" w:date="2012-04-20T14:32:00Z">
        <w:r w:rsidDel="00441326">
          <w:delText>man har ett</w:delText>
        </w:r>
      </w:del>
      <w:ins w:id="315" w:author="Lisbeth Claesson" w:date="2012-04-20T14:32:00Z">
        <w:r w:rsidR="00441326">
          <w:t>barnet är</w:t>
        </w:r>
      </w:ins>
      <w:r>
        <w:t xml:space="preserve"> normalutvecklat </w:t>
      </w:r>
      <w:del w:id="316" w:author="Lisbeth Claesson" w:date="2012-04-20T14:32:00Z">
        <w:r w:rsidDel="00441326">
          <w:delText xml:space="preserve">barn </w:delText>
        </w:r>
      </w:del>
      <w:r>
        <w:t xml:space="preserve">är att man som förälder svarar att barnet </w:t>
      </w:r>
      <w:r>
        <w:rPr>
          <w:i/>
          <w:iCs/>
        </w:rPr>
        <w:t>aldrig</w:t>
      </w:r>
      <w:r>
        <w:t xml:space="preserve"> (svarsalternativ 5) eller </w:t>
      </w:r>
      <w:r>
        <w:rPr>
          <w:i/>
          <w:iCs/>
        </w:rPr>
        <w:t>sällan</w:t>
      </w:r>
      <w:r>
        <w:t xml:space="preserve"> (svarsalternativ 4) har svårt inom områdena som representeras på USP. Alltså låg förväntan att de allra flesta inom de båda grupperna skulle svara aldrig eller sällan. Medianen för de båda grupperna räknades ut och jämfördes med hjälp av Pearsons chitvåtest. Medianprofilen visar att </w:t>
      </w:r>
      <w:commentRangeStart w:id="317"/>
      <w:r>
        <w:t xml:space="preserve">totalt sett </w:t>
      </w:r>
      <w:commentRangeEnd w:id="317"/>
      <w:r w:rsidR="00441326">
        <w:rPr>
          <w:rStyle w:val="Kommentarsreferens"/>
        </w:rPr>
        <w:commentReference w:id="317"/>
      </w:r>
      <w:r>
        <w:t xml:space="preserve">har föräldrarna i normalgruppen svarat </w:t>
      </w:r>
      <w:r>
        <w:rPr>
          <w:i/>
          <w:iCs/>
        </w:rPr>
        <w:t xml:space="preserve">aldrig </w:t>
      </w:r>
      <w:r>
        <w:t>på 46 av frågorna (</w:t>
      </w:r>
      <w:proofErr w:type="gramStart"/>
      <w:r>
        <w:t>61%</w:t>
      </w:r>
      <w:proofErr w:type="gramEnd"/>
      <w:r>
        <w:t>), illustras i tabell 2.</w:t>
      </w:r>
    </w:p>
    <w:p w:rsidR="00B04C2A" w:rsidRDefault="00B04C2A">
      <w:pPr>
        <w:pStyle w:val="Brdtext"/>
        <w:ind w:left="0"/>
      </w:pPr>
      <w:commentRangeStart w:id="318"/>
      <w:r>
        <w:t>26 svarsalternativ (</w:t>
      </w:r>
      <w:proofErr w:type="gramStart"/>
      <w:r>
        <w:t>35%</w:t>
      </w:r>
      <w:proofErr w:type="gramEnd"/>
      <w:r>
        <w:t xml:space="preserve">) skiljer med ett steg, grupperna har svarat antingen sällan/aldrig (median 4 och 5). Detta innebär alltså att </w:t>
      </w:r>
      <w:proofErr w:type="gramStart"/>
      <w:r>
        <w:t>96%</w:t>
      </w:r>
      <w:proofErr w:type="gramEnd"/>
      <w:r>
        <w:t xml:space="preserve"> av svaren som de båda grupperna har valt är</w:t>
      </w:r>
      <w:r>
        <w:rPr>
          <w:i/>
          <w:iCs/>
        </w:rPr>
        <w:t xml:space="preserve"> aldrig </w:t>
      </w:r>
      <w:r>
        <w:t xml:space="preserve">eller </w:t>
      </w:r>
      <w:r>
        <w:rPr>
          <w:i/>
          <w:iCs/>
        </w:rPr>
        <w:t>sällan</w:t>
      </w:r>
      <w:r>
        <w:t>.(tabell 2)</w:t>
      </w:r>
      <w:commentRangeEnd w:id="318"/>
      <w:r w:rsidR="00441326">
        <w:rPr>
          <w:rStyle w:val="Kommentarsreferens"/>
        </w:rPr>
        <w:commentReference w:id="318"/>
      </w:r>
    </w:p>
    <w:p w:rsidR="00B04C2A" w:rsidRPr="00E22CF1" w:rsidRDefault="00B04C2A">
      <w:pPr>
        <w:pStyle w:val="Brdtext"/>
        <w:ind w:left="0"/>
        <w:rPr>
          <w:rFonts w:ascii="Arial" w:hAnsi="Arial" w:cs="Arial"/>
          <w:b/>
          <w:bCs/>
          <w:i/>
          <w:iCs/>
          <w:rPrChange w:id="319" w:author="Lisbeth Claesson" w:date="2012-04-20T13:35:00Z">
            <w:rPr>
              <w:rFonts w:ascii="Arial" w:hAnsi="Arial" w:cs="Arial"/>
              <w:b/>
              <w:bCs/>
              <w:i/>
              <w:iCs/>
              <w:lang w:val="en-GB"/>
            </w:rPr>
          </w:rPrChange>
        </w:rPr>
      </w:pPr>
      <w:r w:rsidRPr="00E22CF1">
        <w:rPr>
          <w:rFonts w:ascii="Arial" w:hAnsi="Arial" w:cs="Arial"/>
          <w:b/>
          <w:bCs/>
          <w:i/>
          <w:iCs/>
          <w:rPrChange w:id="320" w:author="Lisbeth Claesson" w:date="2012-04-20T13:35:00Z">
            <w:rPr>
              <w:rFonts w:ascii="Arial" w:hAnsi="Arial" w:cs="Arial"/>
              <w:b/>
              <w:bCs/>
              <w:i/>
              <w:iCs/>
              <w:lang w:val="en-GB"/>
            </w:rPr>
          </w:rPrChange>
        </w:rPr>
        <w:t>Tabell 2. Svarsprocent jämförda mellan normalfungerande barn.</w:t>
      </w:r>
    </w:p>
    <w:p w:rsidR="00B04C2A" w:rsidRPr="00E22CF1" w:rsidRDefault="003D7A13">
      <w:pPr>
        <w:pStyle w:val="Brdtext"/>
        <w:ind w:left="0"/>
        <w:rPr>
          <w:rFonts w:ascii="Arial" w:hAnsi="Arial" w:cs="Arial"/>
          <w:b/>
          <w:bCs/>
          <w:i/>
          <w:iCs/>
          <w:rPrChange w:id="321" w:author="Lisbeth Claesson" w:date="2012-04-20T13:35:00Z">
            <w:rPr>
              <w:rFonts w:ascii="Arial" w:hAnsi="Arial" w:cs="Arial"/>
              <w:b/>
              <w:bCs/>
              <w:i/>
              <w:iCs/>
              <w:lang w:val="en-GB"/>
            </w:rPr>
          </w:rPrChange>
        </w:rPr>
      </w:pPr>
      <w:r>
        <w:rPr>
          <w:noProof/>
          <w:lang w:eastAsia="sv-SE" w:bidi="ar-SA"/>
        </w:rPr>
        <w:drawing>
          <wp:anchor distT="0" distB="0" distL="0" distR="0" simplePos="0" relativeHeight="251659264" behindDoc="0" locked="0" layoutInCell="1" allowOverlap="1">
            <wp:simplePos x="0" y="0"/>
            <wp:positionH relativeFrom="column">
              <wp:posOffset>59055</wp:posOffset>
            </wp:positionH>
            <wp:positionV relativeFrom="paragraph">
              <wp:posOffset>117475</wp:posOffset>
            </wp:positionV>
            <wp:extent cx="4566920" cy="2762885"/>
            <wp:effectExtent l="0" t="0" r="5080" b="5715"/>
            <wp:wrapSquare wrapText="largest"/>
            <wp:docPr id="6"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66920" cy="276288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rsidR="00B04C2A" w:rsidRPr="00E22CF1" w:rsidRDefault="00B04C2A">
      <w:pPr>
        <w:pStyle w:val="Brdtext"/>
        <w:ind w:left="0"/>
        <w:rPr>
          <w:rFonts w:ascii="Arial" w:hAnsi="Arial" w:cs="Arial"/>
          <w:i/>
          <w:rPrChange w:id="322" w:author="Lisbeth Claesson" w:date="2012-04-20T13:35:00Z">
            <w:rPr>
              <w:rFonts w:ascii="Arial" w:hAnsi="Arial" w:cs="Arial"/>
              <w:i/>
              <w:lang w:val="en-GB"/>
            </w:rPr>
          </w:rPrChange>
        </w:rPr>
      </w:pPr>
    </w:p>
    <w:p w:rsidR="00B04C2A" w:rsidRPr="00E22CF1" w:rsidRDefault="00B04C2A">
      <w:pPr>
        <w:pStyle w:val="Brdtext"/>
        <w:ind w:left="0"/>
        <w:rPr>
          <w:rFonts w:ascii="Arial" w:hAnsi="Arial" w:cs="Arial"/>
          <w:i/>
          <w:rPrChange w:id="323" w:author="Lisbeth Claesson" w:date="2012-04-20T13:35:00Z">
            <w:rPr>
              <w:rFonts w:ascii="Arial" w:hAnsi="Arial" w:cs="Arial"/>
              <w:i/>
              <w:lang w:val="en-GB"/>
            </w:rPr>
          </w:rPrChange>
        </w:rPr>
      </w:pPr>
    </w:p>
    <w:p w:rsidR="00B04C2A" w:rsidRPr="00E22CF1" w:rsidRDefault="00B04C2A">
      <w:pPr>
        <w:pStyle w:val="Brdtext"/>
        <w:ind w:left="0"/>
        <w:rPr>
          <w:rFonts w:ascii="Arial" w:hAnsi="Arial" w:cs="Arial"/>
          <w:i/>
          <w:rPrChange w:id="324" w:author="Lisbeth Claesson" w:date="2012-04-20T13:35:00Z">
            <w:rPr>
              <w:rFonts w:ascii="Arial" w:hAnsi="Arial" w:cs="Arial"/>
              <w:i/>
              <w:lang w:val="en-GB"/>
            </w:rPr>
          </w:rPrChange>
        </w:rPr>
      </w:pPr>
    </w:p>
    <w:p w:rsidR="00B04C2A" w:rsidRPr="00E22CF1" w:rsidRDefault="00B04C2A">
      <w:pPr>
        <w:pStyle w:val="Brdtext"/>
        <w:ind w:left="0"/>
        <w:rPr>
          <w:rFonts w:ascii="Arial" w:hAnsi="Arial" w:cs="Arial"/>
          <w:i/>
          <w:rPrChange w:id="325" w:author="Lisbeth Claesson" w:date="2012-04-20T13:35:00Z">
            <w:rPr>
              <w:rFonts w:ascii="Arial" w:hAnsi="Arial" w:cs="Arial"/>
              <w:i/>
              <w:lang w:val="en-GB"/>
            </w:rPr>
          </w:rPrChange>
        </w:rPr>
      </w:pPr>
    </w:p>
    <w:p w:rsidR="00B04C2A" w:rsidRPr="00E22CF1" w:rsidRDefault="00B04C2A">
      <w:pPr>
        <w:pStyle w:val="Brdtext"/>
        <w:ind w:left="0"/>
        <w:rPr>
          <w:rFonts w:ascii="Arial" w:hAnsi="Arial" w:cs="Arial"/>
          <w:i/>
          <w:rPrChange w:id="326" w:author="Lisbeth Claesson" w:date="2012-04-20T13:35:00Z">
            <w:rPr>
              <w:rFonts w:ascii="Arial" w:hAnsi="Arial" w:cs="Arial"/>
              <w:i/>
              <w:lang w:val="en-GB"/>
            </w:rPr>
          </w:rPrChange>
        </w:rPr>
      </w:pPr>
    </w:p>
    <w:p w:rsidR="00B04C2A" w:rsidRPr="00E22CF1" w:rsidRDefault="00B04C2A">
      <w:pPr>
        <w:pStyle w:val="Brdtext"/>
        <w:ind w:left="0"/>
        <w:rPr>
          <w:rFonts w:ascii="Arial" w:hAnsi="Arial" w:cs="Arial"/>
          <w:i/>
          <w:rPrChange w:id="327" w:author="Lisbeth Claesson" w:date="2012-04-20T13:35:00Z">
            <w:rPr>
              <w:rFonts w:ascii="Arial" w:hAnsi="Arial" w:cs="Arial"/>
              <w:i/>
              <w:lang w:val="en-GB"/>
            </w:rPr>
          </w:rPrChange>
        </w:rPr>
      </w:pPr>
    </w:p>
    <w:p w:rsidR="00B04C2A" w:rsidRPr="00E22CF1" w:rsidRDefault="00B04C2A">
      <w:pPr>
        <w:pStyle w:val="Brdtext"/>
        <w:ind w:left="0"/>
        <w:rPr>
          <w:rFonts w:ascii="Arial" w:hAnsi="Arial" w:cs="Arial"/>
          <w:i/>
          <w:rPrChange w:id="328" w:author="Lisbeth Claesson" w:date="2012-04-20T13:35:00Z">
            <w:rPr>
              <w:rFonts w:ascii="Arial" w:hAnsi="Arial" w:cs="Arial"/>
              <w:i/>
              <w:lang w:val="en-GB"/>
            </w:rPr>
          </w:rPrChange>
        </w:rPr>
      </w:pPr>
    </w:p>
    <w:p w:rsidR="00B04C2A" w:rsidRPr="00E22CF1" w:rsidRDefault="00B04C2A">
      <w:pPr>
        <w:pStyle w:val="Brdtext"/>
        <w:ind w:left="0"/>
        <w:rPr>
          <w:rFonts w:ascii="Arial" w:hAnsi="Arial" w:cs="Arial"/>
          <w:i/>
          <w:rPrChange w:id="329" w:author="Lisbeth Claesson" w:date="2012-04-20T13:35:00Z">
            <w:rPr>
              <w:rFonts w:ascii="Arial" w:hAnsi="Arial" w:cs="Arial"/>
              <w:i/>
              <w:lang w:val="en-GB"/>
            </w:rPr>
          </w:rPrChange>
        </w:rPr>
      </w:pPr>
    </w:p>
    <w:p w:rsidR="00B04C2A" w:rsidRPr="00E22CF1" w:rsidRDefault="00B04C2A">
      <w:pPr>
        <w:pStyle w:val="Brdtext"/>
        <w:ind w:left="0"/>
        <w:rPr>
          <w:rFonts w:ascii="Arial" w:hAnsi="Arial" w:cs="Arial"/>
          <w:i/>
          <w:rPrChange w:id="330" w:author="Lisbeth Claesson" w:date="2012-04-20T13:35:00Z">
            <w:rPr>
              <w:rFonts w:ascii="Arial" w:hAnsi="Arial" w:cs="Arial"/>
              <w:i/>
              <w:lang w:val="en-GB"/>
            </w:rPr>
          </w:rPrChange>
        </w:rPr>
      </w:pPr>
    </w:p>
    <w:p w:rsidR="00B04C2A" w:rsidRDefault="00B04C2A">
      <w:pPr>
        <w:pStyle w:val="Brdtext"/>
        <w:ind w:left="0"/>
      </w:pPr>
    </w:p>
    <w:p w:rsidR="00B04C2A" w:rsidRDefault="00B04C2A">
      <w:pPr>
        <w:pStyle w:val="Brdtext"/>
        <w:ind w:left="0"/>
      </w:pPr>
      <w:r>
        <w:t>Tre frågor (</w:t>
      </w:r>
      <w:proofErr w:type="gramStart"/>
      <w:r>
        <w:t>4%</w:t>
      </w:r>
      <w:proofErr w:type="gramEnd"/>
      <w:r>
        <w:t xml:space="preserve">) skilde sig från övriga svar genom att ha en median på 3 eller 4 vilket betyder att de svarat </w:t>
      </w:r>
      <w:r w:rsidRPr="00441326">
        <w:rPr>
          <w:i/>
          <w:rPrChange w:id="331" w:author="Lisbeth Claesson" w:date="2012-04-20T14:34:00Z">
            <w:rPr/>
          </w:rPrChange>
        </w:rPr>
        <w:t>ibland</w:t>
      </w:r>
      <w:r>
        <w:t xml:space="preserve"> eller </w:t>
      </w:r>
      <w:r w:rsidRPr="00441326">
        <w:rPr>
          <w:i/>
          <w:rPrChange w:id="332" w:author="Lisbeth Claesson" w:date="2012-04-20T14:34:00Z">
            <w:rPr/>
          </w:rPrChange>
        </w:rPr>
        <w:t>sällan</w:t>
      </w:r>
      <w:r>
        <w:t xml:space="preserve">. Följande fråga under Smak och luktsinnet har också visar också en </w:t>
      </w:r>
      <w:ins w:id="333" w:author="Lisbeth Claesson" w:date="2012-04-20T14:35:00Z">
        <w:r w:rsidR="00441326">
          <w:t xml:space="preserve">statistisk </w:t>
        </w:r>
      </w:ins>
      <w:r>
        <w:t xml:space="preserve">signifikant skillnad </w:t>
      </w:r>
      <w:commentRangeStart w:id="334"/>
      <w:r>
        <w:t>uträknat med Pearsons Chi-square</w:t>
      </w:r>
      <w:commentRangeEnd w:id="334"/>
      <w:r w:rsidR="00441326">
        <w:rPr>
          <w:rStyle w:val="Kommentarsreferens"/>
        </w:rPr>
        <w:commentReference w:id="334"/>
      </w:r>
      <w:r>
        <w:t xml:space="preserve"> p&lt;0, 05. Översättningen lyder:</w:t>
      </w:r>
    </w:p>
    <w:p w:rsidR="00B04C2A" w:rsidRDefault="00B04C2A">
      <w:pPr>
        <w:pStyle w:val="Brdtext"/>
        <w:ind w:left="0"/>
        <w:rPr>
          <w:i/>
          <w:iCs/>
        </w:rPr>
      </w:pPr>
      <w:r>
        <w:rPr>
          <w:i/>
          <w:iCs/>
        </w:rPr>
        <w:t>3. Föredrar ditt barn välsaltad mat?</w:t>
      </w:r>
    </w:p>
    <w:p w:rsidR="00B04C2A" w:rsidRDefault="00B04C2A">
      <w:pPr>
        <w:pStyle w:val="Brdtext"/>
        <w:ind w:left="0"/>
      </w:pPr>
      <w:r>
        <w:t xml:space="preserve">Den amerikanska gruppen har </w:t>
      </w:r>
      <w:del w:id="335" w:author="Lisbeth Claesson" w:date="2012-04-20T14:36:00Z">
        <w:r w:rsidDel="00441326">
          <w:delText xml:space="preserve">här </w:delText>
        </w:r>
      </w:del>
      <w:ins w:id="336" w:author="Lisbeth Claesson" w:date="2012-04-20T14:36:00Z">
        <w:r w:rsidR="00441326">
          <w:t xml:space="preserve">på samma fråga?? </w:t>
        </w:r>
      </w:ins>
      <w:r>
        <w:t>en median på fyra (</w:t>
      </w:r>
      <w:r>
        <w:rPr>
          <w:i/>
          <w:iCs/>
        </w:rPr>
        <w:t>sällan</w:t>
      </w:r>
      <w:r>
        <w:t xml:space="preserve">) medan den svenska gruppen hamnar på 3 </w:t>
      </w:r>
      <w:r>
        <w:rPr>
          <w:i/>
          <w:iCs/>
        </w:rPr>
        <w:t>(ibland</w:t>
      </w:r>
      <w:r>
        <w:t>) (p 0,001) Det skulle kunna tyda på en felaktig översättning. Orginalmeningen lyder ”</w:t>
      </w:r>
      <w:r>
        <w:rPr>
          <w:i/>
        </w:rPr>
        <w:t xml:space="preserve">Does your child prefer very salty foods” </w:t>
      </w:r>
      <w:r>
        <w:t xml:space="preserve">.” Välsaltad” kan uppfattas som något positvt i motsats till ”Very salty” som har en negativ klang. Frågan har dock fortfarande ett syfte </w:t>
      </w:r>
      <w:ins w:id="337" w:author="Lisbeth Claesson" w:date="2012-04-20T14:36:00Z">
        <w:r w:rsidR="00441326">
          <w:t>i instrumentt??</w:t>
        </w:r>
      </w:ins>
      <w:r>
        <w:t>då barn som har svårigheter inom detta område kan fångas upp och en diskussion kan hållas kring detta.</w:t>
      </w:r>
    </w:p>
    <w:p w:rsidR="00B04C2A" w:rsidRDefault="00B04C2A">
      <w:pPr>
        <w:pStyle w:val="Brdtext"/>
        <w:ind w:left="0"/>
      </w:pPr>
      <w:r>
        <w:t xml:space="preserve">Fråga 12 inom det vestibulära </w:t>
      </w:r>
      <w:proofErr w:type="gramStart"/>
      <w:r>
        <w:t xml:space="preserve">området,  </w:t>
      </w:r>
      <w:r>
        <w:rPr>
          <w:i/>
          <w:iCs/>
        </w:rPr>
        <w:t>Tycker</w:t>
      </w:r>
      <w:proofErr w:type="gramEnd"/>
      <w:r>
        <w:rPr>
          <w:i/>
          <w:iCs/>
        </w:rPr>
        <w:t xml:space="preserve"> ditt barn om att bli upp-och nervänd eller njuter han/hon av aktiviteter där man tex hänger upp-och eller nerpå eller slårt kullerbyttor?</w:t>
      </w:r>
      <w:r>
        <w:t xml:space="preserve">, visar också på skillnader i gruppernas svar </w:t>
      </w:r>
      <w:commentRangeStart w:id="338"/>
      <w:r>
        <w:t>(p 0.004</w:t>
      </w:r>
      <w:commentRangeEnd w:id="338"/>
      <w:r w:rsidR="00441326">
        <w:rPr>
          <w:rStyle w:val="Kommentarsreferens"/>
        </w:rPr>
        <w:commentReference w:id="338"/>
      </w:r>
      <w:r>
        <w:t xml:space="preserve">) något som troligtvis beror på att denna fråga är en så kallad kontrollfråga. Om man har ett normalutvecklat barn förväntas man svara </w:t>
      </w:r>
      <w:r>
        <w:rPr>
          <w:i/>
          <w:iCs/>
        </w:rPr>
        <w:t>alltid/ofta</w:t>
      </w:r>
      <w:r>
        <w:t xml:space="preserve"> i ställe för </w:t>
      </w:r>
      <w:r>
        <w:rPr>
          <w:i/>
          <w:iCs/>
        </w:rPr>
        <w:t>aldrig/sällan.</w:t>
      </w:r>
      <w:r>
        <w:t xml:space="preserve"> Detta för att förhindra ett slentrianmässigt ifyllande av formuläret. </w:t>
      </w:r>
    </w:p>
    <w:p w:rsidR="00B04C2A" w:rsidRDefault="00B04C2A">
      <w:pPr>
        <w:pStyle w:val="Brdtext"/>
        <w:ind w:left="0"/>
      </w:pPr>
      <w:r>
        <w:t xml:space="preserve">Den tredje frågan </w:t>
      </w:r>
      <w:commentRangeStart w:id="339"/>
      <w:r>
        <w:t xml:space="preserve">som skilde sig </w:t>
      </w:r>
      <w:proofErr w:type="gramStart"/>
      <w:r>
        <w:t>signifikant( p</w:t>
      </w:r>
      <w:proofErr w:type="gramEnd"/>
      <w:r>
        <w:t xml:space="preserve">. 0,003) </w:t>
      </w:r>
      <w:commentRangeEnd w:id="339"/>
      <w:r w:rsidR="00441326">
        <w:rPr>
          <w:rStyle w:val="Kommentarsreferens"/>
        </w:rPr>
        <w:commentReference w:id="339"/>
      </w:r>
      <w:r>
        <w:t>var under vestibulärt, fråga 7.</w:t>
      </w:r>
      <w:r w:rsidRPr="00441326">
        <w:rPr>
          <w:i/>
          <w:rPrChange w:id="340" w:author="Lisbeth Claesson" w:date="2012-04-20T14:38:00Z">
            <w:rPr/>
          </w:rPrChange>
        </w:rPr>
        <w:t xml:space="preserve"> Är ditt barn oförmöget att ta emot sig när han/hon ramlar? </w:t>
      </w:r>
      <w:r>
        <w:t>Det skulle kunna spegla faktumet att de två undersökningsgrupperna skiljer sig markant i ålder, den svenska gruppens barn är i genomsnitt 3 år äldre.</w:t>
      </w:r>
    </w:p>
    <w:p w:rsidR="00B04C2A" w:rsidRDefault="00B04C2A">
      <w:pPr>
        <w:pStyle w:val="Brdtext"/>
        <w:ind w:left="0"/>
      </w:pPr>
      <w:r>
        <w:t>De kulturellt utformade frågorna följde den generella trenden att ge en median av 4 och 5, föräldrarna ansåg alltså att barnen sällan eller aldrig uppvisade dessa specifika beteenden.</w:t>
      </w:r>
    </w:p>
    <w:p w:rsidR="00B04C2A" w:rsidRDefault="00B04C2A">
      <w:pPr>
        <w:pStyle w:val="Brdtext"/>
        <w:ind w:left="0"/>
        <w:rPr>
          <w:b/>
          <w:bCs/>
          <w:i/>
          <w:iCs/>
        </w:rPr>
      </w:pPr>
      <w:r>
        <w:rPr>
          <w:b/>
          <w:bCs/>
          <w:i/>
          <w:iCs/>
        </w:rPr>
        <w:t>Jämförelse mellan två grupper med barn som har diagnos autism/AS.</w:t>
      </w:r>
    </w:p>
    <w:p w:rsidR="00B04C2A" w:rsidRPr="00E22CF1" w:rsidRDefault="00B04C2A">
      <w:pPr>
        <w:ind w:left="0"/>
        <w:rPr>
          <w:rPrChange w:id="341" w:author="Lisbeth Claesson" w:date="2012-04-20T13:35:00Z">
            <w:rPr>
              <w:lang w:val="en-US"/>
            </w:rPr>
          </w:rPrChange>
        </w:rPr>
      </w:pPr>
      <w:r w:rsidRPr="00E22CF1">
        <w:rPr>
          <w:rPrChange w:id="342" w:author="Lisbeth Claesson" w:date="2012-04-20T13:35:00Z">
            <w:rPr>
              <w:lang w:val="en-GB"/>
            </w:rPr>
          </w:rPrChange>
        </w:rPr>
        <w:t xml:space="preserve">Svar från ifyllda bedömningsinstrument från en grupp amerikanska föräldrar (n=41) där barnen hade autism, importerades från studien av Vermaas Lee (17). Barnen </w:t>
      </w:r>
      <w:r>
        <w:t xml:space="preserve">i </w:t>
      </w:r>
      <w:r w:rsidRPr="00E22CF1">
        <w:rPr>
          <w:rPrChange w:id="343" w:author="Lisbeth Claesson" w:date="2012-04-20T13:35:00Z">
            <w:rPr>
              <w:lang w:val="en-US"/>
            </w:rPr>
          </w:rPrChange>
        </w:rPr>
        <w:t xml:space="preserve">denna grupp hade åldrar mellan 2 till 11 </w:t>
      </w:r>
      <w:proofErr w:type="gramStart"/>
      <w:r w:rsidRPr="00E22CF1">
        <w:rPr>
          <w:rPrChange w:id="344" w:author="Lisbeth Claesson" w:date="2012-04-20T13:35:00Z">
            <w:rPr>
              <w:lang w:val="en-US"/>
            </w:rPr>
          </w:rPrChange>
        </w:rPr>
        <w:t>år .</w:t>
      </w:r>
      <w:proofErr w:type="gramEnd"/>
      <w:r w:rsidRPr="00E22CF1">
        <w:rPr>
          <w:rPrChange w:id="345" w:author="Lisbeth Claesson" w:date="2012-04-20T13:35:00Z">
            <w:rPr>
              <w:lang w:val="en-US"/>
            </w:rPr>
          </w:rPrChange>
        </w:rPr>
        <w:t xml:space="preserve"> Gruppen innehöll 34 pojkar och 7 flickor. Dessa jämfördes med den svenska gruppen, se tabell 3.</w:t>
      </w:r>
    </w:p>
    <w:p w:rsidR="00B04C2A" w:rsidRPr="00E22CF1" w:rsidRDefault="00B04C2A">
      <w:pPr>
        <w:ind w:left="0"/>
        <w:rPr>
          <w:rFonts w:ascii="Arial" w:hAnsi="Arial" w:cs="Arial"/>
          <w:b/>
          <w:bCs/>
          <w:i/>
          <w:iCs/>
          <w:rPrChange w:id="346" w:author="Lisbeth Claesson" w:date="2012-04-20T13:35:00Z">
            <w:rPr>
              <w:rFonts w:ascii="Arial" w:hAnsi="Arial" w:cs="Arial"/>
              <w:b/>
              <w:bCs/>
              <w:i/>
              <w:iCs/>
              <w:lang w:val="en-GB"/>
            </w:rPr>
          </w:rPrChange>
        </w:rPr>
      </w:pPr>
      <w:r w:rsidRPr="00E22CF1">
        <w:rPr>
          <w:rFonts w:ascii="Arial" w:hAnsi="Arial" w:cs="Arial"/>
          <w:b/>
          <w:bCs/>
          <w:i/>
          <w:iCs/>
          <w:rPrChange w:id="347" w:author="Lisbeth Claesson" w:date="2012-04-20T13:35:00Z">
            <w:rPr>
              <w:rFonts w:ascii="Arial" w:hAnsi="Arial" w:cs="Arial"/>
              <w:b/>
              <w:bCs/>
              <w:i/>
              <w:iCs/>
              <w:lang w:val="en-US"/>
            </w:rPr>
          </w:rPrChange>
        </w:rPr>
        <w:t xml:space="preserve">Tabell 3. </w:t>
      </w:r>
      <w:r>
        <w:rPr>
          <w:b/>
          <w:bCs/>
          <w:i/>
          <w:iCs/>
        </w:rPr>
        <w:t>Å</w:t>
      </w:r>
      <w:r w:rsidRPr="00E22CF1">
        <w:rPr>
          <w:rFonts w:ascii="Arial" w:hAnsi="Arial" w:cs="Arial"/>
          <w:b/>
          <w:bCs/>
          <w:i/>
          <w:iCs/>
          <w:rPrChange w:id="348" w:author="Lisbeth Claesson" w:date="2012-04-20T13:35:00Z">
            <w:rPr>
              <w:rFonts w:ascii="Arial" w:hAnsi="Arial" w:cs="Arial"/>
              <w:b/>
              <w:bCs/>
              <w:i/>
              <w:iCs/>
              <w:lang w:val="en-GB"/>
            </w:rPr>
          </w:rPrChange>
        </w:rPr>
        <w:t xml:space="preserve">lder och könsfördelning i den svenska gruppen med barn som har autsim/AS, </w:t>
      </w:r>
      <w:commentRangeStart w:id="349"/>
      <w:proofErr w:type="gramStart"/>
      <w:r w:rsidRPr="00E22CF1">
        <w:rPr>
          <w:rFonts w:ascii="Arial" w:hAnsi="Arial" w:cs="Arial"/>
          <w:b/>
          <w:bCs/>
          <w:i/>
          <w:iCs/>
          <w:rPrChange w:id="350" w:author="Lisbeth Claesson" w:date="2012-04-20T13:35:00Z">
            <w:rPr>
              <w:rFonts w:ascii="Arial" w:hAnsi="Arial" w:cs="Arial"/>
              <w:b/>
              <w:bCs/>
              <w:i/>
              <w:iCs/>
              <w:lang w:val="en-GB"/>
            </w:rPr>
          </w:rPrChange>
        </w:rPr>
        <w:t>amerikanska  materialet</w:t>
      </w:r>
      <w:proofErr w:type="gramEnd"/>
      <w:r w:rsidRPr="00E22CF1">
        <w:rPr>
          <w:rFonts w:ascii="Arial" w:hAnsi="Arial" w:cs="Arial"/>
          <w:b/>
          <w:bCs/>
          <w:i/>
          <w:iCs/>
          <w:rPrChange w:id="351" w:author="Lisbeth Claesson" w:date="2012-04-20T13:35:00Z">
            <w:rPr>
              <w:rFonts w:ascii="Arial" w:hAnsi="Arial" w:cs="Arial"/>
              <w:b/>
              <w:bCs/>
              <w:i/>
              <w:iCs/>
              <w:lang w:val="en-GB"/>
            </w:rPr>
          </w:rPrChange>
        </w:rPr>
        <w:t xml:space="preserve"> presenteras inom paranteserna</w:t>
      </w:r>
      <w:commentRangeEnd w:id="349"/>
      <w:r w:rsidR="00A638B3">
        <w:rPr>
          <w:rStyle w:val="Kommentarsreferens"/>
        </w:rPr>
        <w:commentReference w:id="349"/>
      </w:r>
      <w:r w:rsidRPr="00E22CF1">
        <w:rPr>
          <w:rFonts w:ascii="Arial" w:hAnsi="Arial" w:cs="Arial"/>
          <w:b/>
          <w:bCs/>
          <w:i/>
          <w:iCs/>
          <w:rPrChange w:id="352" w:author="Lisbeth Claesson" w:date="2012-04-20T13:35:00Z">
            <w:rPr>
              <w:rFonts w:ascii="Arial" w:hAnsi="Arial" w:cs="Arial"/>
              <w:b/>
              <w:bCs/>
              <w:i/>
              <w:iCs/>
              <w:lang w:val="en-GB"/>
            </w:rPr>
          </w:rPrChange>
        </w:rPr>
        <w:t>.</w:t>
      </w:r>
    </w:p>
    <w:p w:rsidR="00B04C2A" w:rsidRPr="00E22CF1" w:rsidRDefault="003D7A13">
      <w:pPr>
        <w:pStyle w:val="Brdtext"/>
        <w:ind w:left="0"/>
        <w:rPr>
          <w:rFonts w:ascii="Arial" w:hAnsi="Arial" w:cs="Arial"/>
          <w:i/>
          <w:rPrChange w:id="353" w:author="Lisbeth Claesson" w:date="2012-04-20T13:35:00Z">
            <w:rPr>
              <w:rFonts w:ascii="Arial" w:hAnsi="Arial" w:cs="Arial"/>
              <w:i/>
              <w:lang w:val="en-US"/>
            </w:rPr>
          </w:rPrChange>
        </w:rPr>
      </w:pPr>
      <w:r>
        <w:rPr>
          <w:noProof/>
          <w:lang w:eastAsia="sv-SE" w:bidi="ar-SA"/>
        </w:rPr>
        <mc:AlternateContent>
          <mc:Choice Requires="wps">
            <w:drawing>
              <wp:anchor distT="0" distB="0" distL="0" distR="89535" simplePos="0" relativeHeight="251656192" behindDoc="0" locked="0" layoutInCell="1" allowOverlap="1">
                <wp:simplePos x="0" y="0"/>
                <wp:positionH relativeFrom="column">
                  <wp:posOffset>88265</wp:posOffset>
                </wp:positionH>
                <wp:positionV relativeFrom="paragraph">
                  <wp:posOffset>100330</wp:posOffset>
                </wp:positionV>
                <wp:extent cx="4623435" cy="2129790"/>
                <wp:effectExtent l="0" t="0" r="12700" b="17780"/>
                <wp:wrapSquare wrapText="largest"/>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3435" cy="2129790"/>
                        </a:xfrm>
                        <a:prstGeom prst="rect">
                          <a:avLst/>
                        </a:prstGeom>
                        <a:solidFill>
                          <a:srgbClr val="FFFFFF">
                            <a:alpha val="0"/>
                          </a:srgbClr>
                        </a:solidFill>
                        <a:ln w="635">
                          <a:solidFill>
                            <a:srgbClr val="000000"/>
                          </a:solidFill>
                          <a:miter lim="800000"/>
                          <a:headEnd/>
                          <a:tailEnd/>
                        </a:ln>
                      </wps:spPr>
                      <wps:txbx>
                        <w:txbxContent>
                          <w:tbl>
                            <w:tblPr>
                              <w:tblW w:w="0" w:type="auto"/>
                              <w:tblInd w:w="93" w:type="dxa"/>
                              <w:tblLayout w:type="fixed"/>
                              <w:tblCellMar>
                                <w:left w:w="93" w:type="dxa"/>
                                <w:right w:w="93" w:type="dxa"/>
                              </w:tblCellMar>
                              <w:tblLook w:val="0000" w:firstRow="0" w:lastRow="0" w:firstColumn="0" w:lastColumn="0" w:noHBand="0" w:noVBand="0"/>
                            </w:tblPr>
                            <w:tblGrid>
                              <w:gridCol w:w="1682"/>
                              <w:gridCol w:w="637"/>
                              <w:gridCol w:w="1481"/>
                              <w:gridCol w:w="1548"/>
                              <w:gridCol w:w="1881"/>
                            </w:tblGrid>
                            <w:tr w:rsidR="00124CD1">
                              <w:trPr>
                                <w:trHeight w:val="273"/>
                              </w:trPr>
                              <w:tc>
                                <w:tcPr>
                                  <w:tcW w:w="2319" w:type="dxa"/>
                                  <w:gridSpan w:val="2"/>
                                  <w:vMerge w:val="restart"/>
                                  <w:tcBorders>
                                    <w:top w:val="single" w:sz="8" w:space="0" w:color="000000"/>
                                    <w:left w:val="single" w:sz="8" w:space="0" w:color="000000"/>
                                    <w:bottom w:val="single" w:sz="8" w:space="0" w:color="000000"/>
                                  </w:tcBorders>
                                  <w:shd w:val="clear" w:color="auto" w:fill="FFFFFF"/>
                                  <w:vAlign w:val="bottom"/>
                                </w:tcPr>
                                <w:p w:rsidR="00124CD1" w:rsidRDefault="00124CD1">
                                  <w:pPr>
                                    <w:snapToGrid w:val="0"/>
                                    <w:jc w:val="both"/>
                                    <w:rPr>
                                      <w:rFonts w:ascii="Arial" w:hAnsi="Arial" w:cs="Arial"/>
                                      <w:b/>
                                      <w:bCs/>
                                      <w:color w:val="000000"/>
                                      <w:sz w:val="18"/>
                                      <w:szCs w:val="18"/>
                                      <w:lang w:val="en-US"/>
                                    </w:rPr>
                                  </w:pPr>
                                  <w:r>
                                    <w:rPr>
                                      <w:rFonts w:ascii="Arial" w:hAnsi="Arial" w:cs="Arial"/>
                                      <w:b/>
                                      <w:bCs/>
                                      <w:color w:val="000000"/>
                                      <w:sz w:val="18"/>
                                      <w:szCs w:val="18"/>
                                      <w:lang w:val="en-US"/>
                                    </w:rPr>
                                    <w:t>Autismgrupp</w:t>
                                  </w:r>
                                </w:p>
                              </w:tc>
                              <w:tc>
                                <w:tcPr>
                                  <w:tcW w:w="3029" w:type="dxa"/>
                                  <w:gridSpan w:val="2"/>
                                  <w:tcBorders>
                                    <w:top w:val="single" w:sz="8" w:space="0" w:color="000000"/>
                                    <w:left w:val="single" w:sz="8" w:space="0" w:color="000000"/>
                                    <w:bottom w:val="single" w:sz="1" w:space="0" w:color="000000"/>
                                  </w:tcBorders>
                                  <w:shd w:val="clear" w:color="auto" w:fill="FFFFFF"/>
                                  <w:vAlign w:val="bottom"/>
                                </w:tcPr>
                                <w:p w:rsidR="00124CD1" w:rsidRDefault="00124CD1">
                                  <w:pPr>
                                    <w:snapToGrid w:val="0"/>
                                    <w:jc w:val="both"/>
                                    <w:rPr>
                                      <w:rFonts w:ascii="Arial" w:hAnsi="Arial" w:cs="Arial"/>
                                      <w:b/>
                                      <w:color w:val="000000"/>
                                      <w:sz w:val="18"/>
                                      <w:szCs w:val="18"/>
                                      <w:lang w:val="en-US"/>
                                    </w:rPr>
                                  </w:pPr>
                                  <w:r>
                                    <w:rPr>
                                      <w:rFonts w:ascii="Arial" w:hAnsi="Arial" w:cs="Arial"/>
                                      <w:b/>
                                      <w:color w:val="000000"/>
                                      <w:sz w:val="18"/>
                                      <w:szCs w:val="18"/>
                                      <w:lang w:val="en-US"/>
                                    </w:rPr>
                                    <w:t>Könsfördelning</w:t>
                                  </w:r>
                                </w:p>
                              </w:tc>
                              <w:tc>
                                <w:tcPr>
                                  <w:tcW w:w="1881" w:type="dxa"/>
                                  <w:vMerge w:val="restart"/>
                                  <w:tcBorders>
                                    <w:top w:val="single" w:sz="8" w:space="0" w:color="000000"/>
                                    <w:left w:val="single" w:sz="1" w:space="0" w:color="000000"/>
                                    <w:bottom w:val="single" w:sz="1" w:space="0" w:color="000000"/>
                                    <w:right w:val="single" w:sz="1" w:space="0" w:color="000000"/>
                                  </w:tcBorders>
                                  <w:shd w:val="clear" w:color="auto" w:fill="FFFFFF"/>
                                  <w:vAlign w:val="bottom"/>
                                </w:tcPr>
                                <w:p w:rsidR="00124CD1" w:rsidRDefault="00124CD1">
                                  <w:pPr>
                                    <w:snapToGrid w:val="0"/>
                                    <w:ind w:left="0"/>
                                    <w:jc w:val="both"/>
                                    <w:rPr>
                                      <w:rFonts w:ascii="Arial" w:hAnsi="Arial" w:cs="Arial"/>
                                      <w:b/>
                                      <w:color w:val="000000"/>
                                      <w:sz w:val="18"/>
                                      <w:szCs w:val="18"/>
                                      <w:lang w:val="en-US"/>
                                    </w:rPr>
                                  </w:pPr>
                                  <w:r>
                                    <w:rPr>
                                      <w:rFonts w:ascii="Arial" w:hAnsi="Arial" w:cs="Arial"/>
                                      <w:b/>
                                      <w:color w:val="000000"/>
                                      <w:sz w:val="18"/>
                                      <w:szCs w:val="18"/>
                                      <w:lang w:val="en-US"/>
                                    </w:rPr>
                                    <w:t>Totalt</w:t>
                                  </w:r>
                                </w:p>
                              </w:tc>
                            </w:tr>
                            <w:tr w:rsidR="00124CD1">
                              <w:trPr>
                                <w:trHeight w:val="273"/>
                              </w:trPr>
                              <w:tc>
                                <w:tcPr>
                                  <w:tcW w:w="2319" w:type="dxa"/>
                                  <w:gridSpan w:val="2"/>
                                  <w:vMerge/>
                                  <w:tcBorders>
                                    <w:top w:val="single" w:sz="8" w:space="0" w:color="000000"/>
                                    <w:left w:val="single" w:sz="8" w:space="0" w:color="000000"/>
                                    <w:bottom w:val="single" w:sz="8" w:space="0" w:color="000000"/>
                                  </w:tcBorders>
                                  <w:shd w:val="clear" w:color="auto" w:fill="FFFFFF"/>
                                  <w:vAlign w:val="bottom"/>
                                </w:tcPr>
                                <w:p w:rsidR="00124CD1" w:rsidRDefault="00124CD1"/>
                              </w:tc>
                              <w:tc>
                                <w:tcPr>
                                  <w:tcW w:w="1481" w:type="dxa"/>
                                  <w:tcBorders>
                                    <w:top w:val="single" w:sz="1" w:space="0" w:color="000000"/>
                                    <w:left w:val="single" w:sz="8" w:space="0" w:color="000000"/>
                                    <w:bottom w:val="single" w:sz="8" w:space="0" w:color="000000"/>
                                  </w:tcBorders>
                                  <w:shd w:val="clear" w:color="auto" w:fill="FFFFFF"/>
                                  <w:vAlign w:val="bottom"/>
                                </w:tcPr>
                                <w:p w:rsidR="00124CD1" w:rsidRDefault="00124CD1">
                                  <w:pPr>
                                    <w:snapToGrid w:val="0"/>
                                    <w:jc w:val="both"/>
                                    <w:rPr>
                                      <w:rFonts w:ascii="Arial" w:hAnsi="Arial" w:cs="Arial"/>
                                      <w:b/>
                                      <w:color w:val="000000"/>
                                      <w:sz w:val="18"/>
                                      <w:szCs w:val="18"/>
                                      <w:lang w:val="en-US"/>
                                    </w:rPr>
                                  </w:pPr>
                                  <w:r>
                                    <w:rPr>
                                      <w:rFonts w:ascii="Arial" w:hAnsi="Arial" w:cs="Arial"/>
                                      <w:b/>
                                      <w:color w:val="000000"/>
                                      <w:sz w:val="18"/>
                                      <w:szCs w:val="18"/>
                                      <w:lang w:val="en-US"/>
                                    </w:rPr>
                                    <w:t>Pojkar</w:t>
                                  </w:r>
                                </w:p>
                              </w:tc>
                              <w:tc>
                                <w:tcPr>
                                  <w:tcW w:w="1548" w:type="dxa"/>
                                  <w:tcBorders>
                                    <w:top w:val="single" w:sz="1" w:space="0" w:color="000000"/>
                                    <w:left w:val="single" w:sz="1" w:space="0" w:color="000000"/>
                                    <w:bottom w:val="single" w:sz="8" w:space="0" w:color="000000"/>
                                  </w:tcBorders>
                                  <w:shd w:val="clear" w:color="auto" w:fill="FFFFFF"/>
                                  <w:vAlign w:val="bottom"/>
                                </w:tcPr>
                                <w:p w:rsidR="00124CD1" w:rsidRDefault="00124CD1">
                                  <w:pPr>
                                    <w:snapToGrid w:val="0"/>
                                    <w:jc w:val="both"/>
                                    <w:rPr>
                                      <w:rFonts w:ascii="Arial" w:hAnsi="Arial" w:cs="Arial"/>
                                      <w:b/>
                                      <w:color w:val="000000"/>
                                      <w:sz w:val="18"/>
                                      <w:szCs w:val="18"/>
                                      <w:lang w:val="en-US"/>
                                    </w:rPr>
                                  </w:pPr>
                                  <w:r>
                                    <w:rPr>
                                      <w:rFonts w:ascii="Arial" w:hAnsi="Arial" w:cs="Arial"/>
                                      <w:b/>
                                      <w:color w:val="000000"/>
                                      <w:sz w:val="18"/>
                                      <w:szCs w:val="18"/>
                                      <w:lang w:val="en-US"/>
                                    </w:rPr>
                                    <w:t>Flickor</w:t>
                                  </w:r>
                                </w:p>
                              </w:tc>
                              <w:tc>
                                <w:tcPr>
                                  <w:tcW w:w="1881" w:type="dxa"/>
                                  <w:vMerge/>
                                  <w:tcBorders>
                                    <w:top w:val="single" w:sz="8" w:space="0" w:color="000000"/>
                                    <w:left w:val="single" w:sz="1" w:space="0" w:color="000000"/>
                                    <w:bottom w:val="single" w:sz="1" w:space="0" w:color="000000"/>
                                    <w:right w:val="single" w:sz="1" w:space="0" w:color="000000"/>
                                  </w:tcBorders>
                                  <w:shd w:val="clear" w:color="auto" w:fill="FFFFFF"/>
                                  <w:vAlign w:val="bottom"/>
                                </w:tcPr>
                                <w:p w:rsidR="00124CD1" w:rsidRDefault="00124CD1"/>
                              </w:tc>
                            </w:tr>
                            <w:tr w:rsidR="00124CD1">
                              <w:trPr>
                                <w:trHeight w:val="273"/>
                              </w:trPr>
                              <w:tc>
                                <w:tcPr>
                                  <w:tcW w:w="1682" w:type="dxa"/>
                                  <w:vMerge w:val="restart"/>
                                  <w:tcBorders>
                                    <w:top w:val="single" w:sz="8" w:space="0" w:color="000000"/>
                                    <w:left w:val="single" w:sz="8" w:space="0" w:color="000000"/>
                                  </w:tcBorders>
                                  <w:shd w:val="clear" w:color="auto" w:fill="FFFFFF"/>
                                </w:tcPr>
                                <w:p w:rsidR="00124CD1" w:rsidRDefault="00124CD1">
                                  <w:pPr>
                                    <w:snapToGrid w:val="0"/>
                                    <w:ind w:left="0"/>
                                    <w:jc w:val="both"/>
                                    <w:rPr>
                                      <w:rFonts w:ascii="Arial" w:hAnsi="Arial" w:cs="Arial"/>
                                      <w:b/>
                                      <w:color w:val="000000"/>
                                      <w:sz w:val="18"/>
                                      <w:szCs w:val="18"/>
                                      <w:lang w:val="en-US"/>
                                    </w:rPr>
                                  </w:pPr>
                                </w:p>
                                <w:p w:rsidR="00124CD1" w:rsidRDefault="00124CD1">
                                  <w:pPr>
                                    <w:snapToGrid w:val="0"/>
                                    <w:ind w:left="0"/>
                                    <w:jc w:val="both"/>
                                    <w:rPr>
                                      <w:rFonts w:ascii="Arial" w:hAnsi="Arial" w:cs="Arial"/>
                                      <w:b/>
                                      <w:color w:val="000000"/>
                                      <w:sz w:val="18"/>
                                      <w:szCs w:val="18"/>
                                      <w:lang w:val="en-US"/>
                                    </w:rPr>
                                  </w:pPr>
                                  <w:r>
                                    <w:rPr>
                                      <w:rFonts w:ascii="Arial" w:hAnsi="Arial" w:cs="Arial"/>
                                      <w:b/>
                                      <w:color w:val="000000"/>
                                      <w:sz w:val="18"/>
                                      <w:szCs w:val="18"/>
                                      <w:lang w:val="en-US"/>
                                    </w:rPr>
                                    <w:t>Ålder</w:t>
                                  </w:r>
                                </w:p>
                                <w:p w:rsidR="00124CD1" w:rsidRDefault="00124CD1">
                                  <w:pPr>
                                    <w:snapToGrid w:val="0"/>
                                    <w:ind w:left="0"/>
                                    <w:jc w:val="both"/>
                                    <w:rPr>
                                      <w:rFonts w:ascii="Arial" w:hAnsi="Arial" w:cs="Arial"/>
                                      <w:b/>
                                      <w:color w:val="000000"/>
                                      <w:sz w:val="18"/>
                                      <w:szCs w:val="18"/>
                                      <w:lang w:val="en-US"/>
                                    </w:rPr>
                                  </w:pPr>
                                  <w:r>
                                    <w:rPr>
                                      <w:rFonts w:ascii="Arial" w:hAnsi="Arial" w:cs="Arial"/>
                                      <w:b/>
                                      <w:color w:val="000000"/>
                                      <w:sz w:val="18"/>
                                      <w:szCs w:val="18"/>
                                      <w:lang w:val="en-US"/>
                                    </w:rPr>
                                    <w:t>4-12</w:t>
                                  </w:r>
                                </w:p>
                                <w:p w:rsidR="00124CD1" w:rsidRDefault="00124CD1">
                                  <w:pPr>
                                    <w:snapToGrid w:val="0"/>
                                    <w:ind w:left="0"/>
                                    <w:jc w:val="both"/>
                                    <w:rPr>
                                      <w:rFonts w:ascii="Arial" w:hAnsi="Arial" w:cs="Arial"/>
                                      <w:b/>
                                      <w:color w:val="000000"/>
                                      <w:sz w:val="18"/>
                                      <w:szCs w:val="18"/>
                                      <w:lang w:val="en-US"/>
                                    </w:rPr>
                                  </w:pPr>
                                  <w:r>
                                    <w:rPr>
                                      <w:rFonts w:ascii="Arial" w:hAnsi="Arial" w:cs="Arial"/>
                                      <w:b/>
                                      <w:color w:val="000000"/>
                                      <w:sz w:val="18"/>
                                      <w:szCs w:val="18"/>
                                      <w:lang w:val="en-US"/>
                                    </w:rPr>
                                    <w:t>(2-11)</w:t>
                                  </w:r>
                                </w:p>
                              </w:tc>
                              <w:tc>
                                <w:tcPr>
                                  <w:tcW w:w="637" w:type="dxa"/>
                                  <w:tcBorders>
                                    <w:top w:val="single" w:sz="8" w:space="0" w:color="000000"/>
                                  </w:tcBorders>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4</w:t>
                                  </w:r>
                                </w:p>
                              </w:tc>
                              <w:tc>
                                <w:tcPr>
                                  <w:tcW w:w="1481" w:type="dxa"/>
                                  <w:tcBorders>
                                    <w:top w:val="single" w:sz="8" w:space="0" w:color="000000"/>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548" w:type="dxa"/>
                                  <w:tcBorders>
                                    <w:top w:val="single" w:sz="8" w:space="0" w:color="000000"/>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881" w:type="dxa"/>
                                  <w:tcBorders>
                                    <w:top w:val="single" w:sz="8" w:space="0" w:color="000000"/>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1</w:t>
                                  </w:r>
                                </w:p>
                              </w:tc>
                            </w:tr>
                            <w:tr w:rsidR="00124CD1">
                              <w:trPr>
                                <w:trHeight w:val="273"/>
                              </w:trPr>
                              <w:tc>
                                <w:tcPr>
                                  <w:tcW w:w="1682" w:type="dxa"/>
                                  <w:vMerge/>
                                  <w:tcBorders>
                                    <w:top w:val="single" w:sz="8" w:space="0" w:color="000000"/>
                                    <w:left w:val="single" w:sz="8" w:space="0" w:color="000000"/>
                                  </w:tcBorders>
                                  <w:shd w:val="clear" w:color="auto" w:fill="FFFFFF"/>
                                </w:tcPr>
                                <w:p w:rsidR="00124CD1" w:rsidRDefault="00124CD1"/>
                              </w:tc>
                              <w:tc>
                                <w:tcPr>
                                  <w:tcW w:w="637"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5</w:t>
                                  </w:r>
                                </w:p>
                              </w:tc>
                              <w:tc>
                                <w:tcPr>
                                  <w:tcW w:w="1481"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548"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881"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2</w:t>
                                  </w:r>
                                </w:p>
                              </w:tc>
                            </w:tr>
                            <w:tr w:rsidR="00124CD1">
                              <w:trPr>
                                <w:trHeight w:val="273"/>
                              </w:trPr>
                              <w:tc>
                                <w:tcPr>
                                  <w:tcW w:w="1682" w:type="dxa"/>
                                  <w:vMerge/>
                                  <w:tcBorders>
                                    <w:top w:val="single" w:sz="8" w:space="0" w:color="000000"/>
                                    <w:left w:val="single" w:sz="8" w:space="0" w:color="000000"/>
                                  </w:tcBorders>
                                  <w:shd w:val="clear" w:color="auto" w:fill="FFFFFF"/>
                                </w:tcPr>
                                <w:p w:rsidR="00124CD1" w:rsidRDefault="00124CD1"/>
                              </w:tc>
                              <w:tc>
                                <w:tcPr>
                                  <w:tcW w:w="637"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6</w:t>
                                  </w:r>
                                </w:p>
                              </w:tc>
                              <w:tc>
                                <w:tcPr>
                                  <w:tcW w:w="1481"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2</w:t>
                                  </w:r>
                                </w:p>
                              </w:tc>
                              <w:tc>
                                <w:tcPr>
                                  <w:tcW w:w="1548"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881"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2</w:t>
                                  </w:r>
                                </w:p>
                              </w:tc>
                            </w:tr>
                            <w:tr w:rsidR="00124CD1">
                              <w:trPr>
                                <w:trHeight w:val="273"/>
                              </w:trPr>
                              <w:tc>
                                <w:tcPr>
                                  <w:tcW w:w="1682" w:type="dxa"/>
                                  <w:vMerge/>
                                  <w:tcBorders>
                                    <w:top w:val="single" w:sz="8" w:space="0" w:color="000000"/>
                                    <w:left w:val="single" w:sz="8" w:space="0" w:color="000000"/>
                                  </w:tcBorders>
                                  <w:shd w:val="clear" w:color="auto" w:fill="FFFFFF"/>
                                </w:tcPr>
                                <w:p w:rsidR="00124CD1" w:rsidRDefault="00124CD1"/>
                              </w:tc>
                              <w:tc>
                                <w:tcPr>
                                  <w:tcW w:w="637"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7</w:t>
                                  </w:r>
                                </w:p>
                              </w:tc>
                              <w:tc>
                                <w:tcPr>
                                  <w:tcW w:w="1481"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4</w:t>
                                  </w:r>
                                </w:p>
                              </w:tc>
                              <w:tc>
                                <w:tcPr>
                                  <w:tcW w:w="1548"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881"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4</w:t>
                                  </w:r>
                                </w:p>
                              </w:tc>
                            </w:tr>
                            <w:tr w:rsidR="00124CD1">
                              <w:trPr>
                                <w:trHeight w:val="273"/>
                              </w:trPr>
                              <w:tc>
                                <w:tcPr>
                                  <w:tcW w:w="1682" w:type="dxa"/>
                                  <w:vMerge/>
                                  <w:tcBorders>
                                    <w:top w:val="single" w:sz="8" w:space="0" w:color="000000"/>
                                    <w:left w:val="single" w:sz="8" w:space="0" w:color="000000"/>
                                  </w:tcBorders>
                                  <w:shd w:val="clear" w:color="auto" w:fill="FFFFFF"/>
                                </w:tcPr>
                                <w:p w:rsidR="00124CD1" w:rsidRDefault="00124CD1"/>
                              </w:tc>
                              <w:tc>
                                <w:tcPr>
                                  <w:tcW w:w="637"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8</w:t>
                                  </w:r>
                                </w:p>
                              </w:tc>
                              <w:tc>
                                <w:tcPr>
                                  <w:tcW w:w="1481"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2</w:t>
                                  </w:r>
                                </w:p>
                              </w:tc>
                              <w:tc>
                                <w:tcPr>
                                  <w:tcW w:w="1548"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881"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2</w:t>
                                  </w:r>
                                </w:p>
                              </w:tc>
                            </w:tr>
                            <w:tr w:rsidR="00124CD1">
                              <w:trPr>
                                <w:trHeight w:val="273"/>
                              </w:trPr>
                              <w:tc>
                                <w:tcPr>
                                  <w:tcW w:w="1682" w:type="dxa"/>
                                  <w:vMerge/>
                                  <w:tcBorders>
                                    <w:top w:val="single" w:sz="8" w:space="0" w:color="000000"/>
                                    <w:left w:val="single" w:sz="8" w:space="0" w:color="000000"/>
                                  </w:tcBorders>
                                  <w:shd w:val="clear" w:color="auto" w:fill="FFFFFF"/>
                                </w:tcPr>
                                <w:p w:rsidR="00124CD1" w:rsidRDefault="00124CD1"/>
                              </w:tc>
                              <w:tc>
                                <w:tcPr>
                                  <w:tcW w:w="637"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9</w:t>
                                  </w:r>
                                </w:p>
                              </w:tc>
                              <w:tc>
                                <w:tcPr>
                                  <w:tcW w:w="1481"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2</w:t>
                                  </w:r>
                                </w:p>
                              </w:tc>
                              <w:tc>
                                <w:tcPr>
                                  <w:tcW w:w="1548"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881"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2</w:t>
                                  </w:r>
                                </w:p>
                              </w:tc>
                            </w:tr>
                            <w:tr w:rsidR="00124CD1">
                              <w:trPr>
                                <w:trHeight w:val="273"/>
                              </w:trPr>
                              <w:tc>
                                <w:tcPr>
                                  <w:tcW w:w="1682" w:type="dxa"/>
                                  <w:vMerge/>
                                  <w:tcBorders>
                                    <w:top w:val="single" w:sz="8" w:space="0" w:color="000000"/>
                                    <w:left w:val="single" w:sz="8" w:space="0" w:color="000000"/>
                                  </w:tcBorders>
                                  <w:shd w:val="clear" w:color="auto" w:fill="FFFFFF"/>
                                </w:tcPr>
                                <w:p w:rsidR="00124CD1" w:rsidRDefault="00124CD1"/>
                              </w:tc>
                              <w:tc>
                                <w:tcPr>
                                  <w:tcW w:w="637"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10</w:t>
                                  </w:r>
                                </w:p>
                              </w:tc>
                              <w:tc>
                                <w:tcPr>
                                  <w:tcW w:w="1481"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8</w:t>
                                  </w:r>
                                </w:p>
                              </w:tc>
                              <w:tc>
                                <w:tcPr>
                                  <w:tcW w:w="1548"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881"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9</w:t>
                                  </w:r>
                                </w:p>
                              </w:tc>
                            </w:tr>
                            <w:tr w:rsidR="00124CD1">
                              <w:trPr>
                                <w:trHeight w:val="273"/>
                              </w:trPr>
                              <w:tc>
                                <w:tcPr>
                                  <w:tcW w:w="1682" w:type="dxa"/>
                                  <w:vMerge/>
                                  <w:tcBorders>
                                    <w:top w:val="single" w:sz="8" w:space="0" w:color="000000"/>
                                    <w:left w:val="single" w:sz="8" w:space="0" w:color="000000"/>
                                  </w:tcBorders>
                                  <w:shd w:val="clear" w:color="auto" w:fill="FFFFFF"/>
                                </w:tcPr>
                                <w:p w:rsidR="00124CD1" w:rsidRDefault="00124CD1"/>
                              </w:tc>
                              <w:tc>
                                <w:tcPr>
                                  <w:tcW w:w="637"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11</w:t>
                                  </w:r>
                                </w:p>
                              </w:tc>
                              <w:tc>
                                <w:tcPr>
                                  <w:tcW w:w="1481"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548"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881"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1</w:t>
                                  </w:r>
                                </w:p>
                              </w:tc>
                            </w:tr>
                            <w:tr w:rsidR="00124CD1">
                              <w:trPr>
                                <w:trHeight w:val="273"/>
                              </w:trPr>
                              <w:tc>
                                <w:tcPr>
                                  <w:tcW w:w="1682" w:type="dxa"/>
                                  <w:vMerge/>
                                  <w:tcBorders>
                                    <w:top w:val="single" w:sz="8" w:space="0" w:color="000000"/>
                                    <w:left w:val="single" w:sz="8" w:space="0" w:color="000000"/>
                                  </w:tcBorders>
                                  <w:shd w:val="clear" w:color="auto" w:fill="FFFFFF"/>
                                </w:tcPr>
                                <w:p w:rsidR="00124CD1" w:rsidRDefault="00124CD1"/>
                              </w:tc>
                              <w:tc>
                                <w:tcPr>
                                  <w:tcW w:w="637"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12</w:t>
                                  </w:r>
                                </w:p>
                              </w:tc>
                              <w:tc>
                                <w:tcPr>
                                  <w:tcW w:w="1481"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2</w:t>
                                  </w:r>
                                </w:p>
                              </w:tc>
                              <w:tc>
                                <w:tcPr>
                                  <w:tcW w:w="1548"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881"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2</w:t>
                                  </w:r>
                                </w:p>
                              </w:tc>
                            </w:tr>
                            <w:tr w:rsidR="00124CD1">
                              <w:trPr>
                                <w:trHeight w:val="273"/>
                              </w:trPr>
                              <w:tc>
                                <w:tcPr>
                                  <w:tcW w:w="2319" w:type="dxa"/>
                                  <w:gridSpan w:val="2"/>
                                  <w:tcBorders>
                                    <w:left w:val="single" w:sz="8" w:space="0" w:color="000000"/>
                                    <w:bottom w:val="single" w:sz="8" w:space="0" w:color="000000"/>
                                  </w:tcBorders>
                                  <w:shd w:val="clear" w:color="auto" w:fill="FFFFFF"/>
                                </w:tcPr>
                                <w:p w:rsidR="00124CD1" w:rsidRDefault="00124CD1">
                                  <w:pPr>
                                    <w:snapToGrid w:val="0"/>
                                    <w:jc w:val="both"/>
                                    <w:rPr>
                                      <w:rFonts w:ascii="Arial" w:hAnsi="Arial" w:cs="Arial"/>
                                      <w:b/>
                                      <w:color w:val="000000"/>
                                      <w:sz w:val="18"/>
                                      <w:szCs w:val="18"/>
                                      <w:lang w:val="en-US"/>
                                    </w:rPr>
                                  </w:pPr>
                                  <w:r>
                                    <w:rPr>
                                      <w:rFonts w:ascii="Arial" w:hAnsi="Arial" w:cs="Arial"/>
                                      <w:b/>
                                      <w:color w:val="000000"/>
                                      <w:sz w:val="18"/>
                                      <w:szCs w:val="18"/>
                                      <w:lang w:val="en-US"/>
                                    </w:rPr>
                                    <w:t xml:space="preserve">                      Total</w:t>
                                  </w:r>
                                </w:p>
                              </w:tc>
                              <w:tc>
                                <w:tcPr>
                                  <w:tcW w:w="1481" w:type="dxa"/>
                                  <w:tcBorders>
                                    <w:left w:val="single" w:sz="8" w:space="0" w:color="000000"/>
                                    <w:bottom w:val="single" w:sz="8" w:space="0" w:color="000000"/>
                                  </w:tcBorders>
                                  <w:shd w:val="clear" w:color="auto" w:fill="FFFFFF"/>
                                  <w:vAlign w:val="center"/>
                                </w:tcPr>
                                <w:p w:rsidR="00124CD1" w:rsidRDefault="00124CD1">
                                  <w:pPr>
                                    <w:snapToGrid w:val="0"/>
                                    <w:jc w:val="both"/>
                                    <w:rPr>
                                      <w:rFonts w:ascii="Arial" w:hAnsi="Arial" w:cs="Arial"/>
                                      <w:b/>
                                      <w:color w:val="000000"/>
                                      <w:sz w:val="18"/>
                                      <w:szCs w:val="18"/>
                                      <w:lang w:val="en-US"/>
                                    </w:rPr>
                                  </w:pPr>
                                  <w:r>
                                    <w:rPr>
                                      <w:rFonts w:ascii="Arial" w:hAnsi="Arial" w:cs="Arial"/>
                                      <w:b/>
                                      <w:color w:val="000000"/>
                                      <w:sz w:val="18"/>
                                      <w:szCs w:val="18"/>
                                      <w:lang w:val="en-US"/>
                                    </w:rPr>
                                    <w:t>22 (34)</w:t>
                                  </w:r>
                                </w:p>
                              </w:tc>
                              <w:tc>
                                <w:tcPr>
                                  <w:tcW w:w="1548" w:type="dxa"/>
                                  <w:tcBorders>
                                    <w:left w:val="single" w:sz="1" w:space="0" w:color="000000"/>
                                    <w:bottom w:val="single" w:sz="8" w:space="0" w:color="000000"/>
                                  </w:tcBorders>
                                  <w:shd w:val="clear" w:color="auto" w:fill="FFFFFF"/>
                                  <w:vAlign w:val="center"/>
                                </w:tcPr>
                                <w:p w:rsidR="00124CD1" w:rsidRDefault="00124CD1">
                                  <w:pPr>
                                    <w:snapToGrid w:val="0"/>
                                    <w:jc w:val="both"/>
                                    <w:rPr>
                                      <w:rFonts w:ascii="Arial" w:hAnsi="Arial" w:cs="Arial"/>
                                      <w:b/>
                                      <w:color w:val="000000"/>
                                      <w:sz w:val="18"/>
                                      <w:szCs w:val="18"/>
                                      <w:lang w:val="en-US"/>
                                    </w:rPr>
                                  </w:pPr>
                                  <w:r>
                                    <w:rPr>
                                      <w:rFonts w:ascii="Arial" w:hAnsi="Arial" w:cs="Arial"/>
                                      <w:b/>
                                      <w:color w:val="000000"/>
                                      <w:sz w:val="18"/>
                                      <w:szCs w:val="18"/>
                                      <w:lang w:val="en-US"/>
                                    </w:rPr>
                                    <w:t>3 (7)</w:t>
                                  </w:r>
                                </w:p>
                              </w:tc>
                              <w:tc>
                                <w:tcPr>
                                  <w:tcW w:w="1881" w:type="dxa"/>
                                  <w:tcBorders>
                                    <w:left w:val="single" w:sz="1" w:space="0" w:color="000000"/>
                                    <w:bottom w:val="single" w:sz="8" w:space="0" w:color="000000"/>
                                    <w:right w:val="single" w:sz="1" w:space="0" w:color="000000"/>
                                  </w:tcBorders>
                                  <w:shd w:val="clear" w:color="auto" w:fill="FFFFFF"/>
                                  <w:vAlign w:val="center"/>
                                </w:tcPr>
                                <w:p w:rsidR="00124CD1" w:rsidRDefault="00124CD1">
                                  <w:pPr>
                                    <w:snapToGrid w:val="0"/>
                                    <w:jc w:val="both"/>
                                    <w:rPr>
                                      <w:rFonts w:ascii="Arial" w:hAnsi="Arial" w:cs="Arial"/>
                                      <w:b/>
                                      <w:color w:val="000000"/>
                                      <w:sz w:val="18"/>
                                      <w:szCs w:val="18"/>
                                      <w:lang w:val="en-US"/>
                                    </w:rPr>
                                  </w:pPr>
                                  <w:r>
                                    <w:rPr>
                                      <w:rFonts w:ascii="Arial" w:hAnsi="Arial" w:cs="Arial"/>
                                      <w:b/>
                                      <w:color w:val="000000"/>
                                      <w:sz w:val="18"/>
                                      <w:szCs w:val="18"/>
                                      <w:lang w:val="en-US"/>
                                    </w:rPr>
                                    <w:t>25 (41)</w:t>
                                  </w:r>
                                </w:p>
                              </w:tc>
                            </w:tr>
                          </w:tbl>
                          <w:p w:rsidR="00124CD1" w:rsidRDefault="00124CD1">
                            <w:r>
                              <w:t xml:space="preserve"> </w:t>
                            </w:r>
                          </w:p>
                        </w:txbxContent>
                      </wps:txbx>
                      <wps:bodyPr rot="0" vert="horz" wrap="square" lIns="18415" tIns="18415" rIns="18415" bIns="18415"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27" type="#_x0000_t202" style="position:absolute;left:0;text-align:left;margin-left:6.95pt;margin-top:7.9pt;width:364.05pt;height:167.7pt;z-index:251656192;visibility:visible;mso-wrap-style:square;mso-width-percent:0;mso-height-percent:0;mso-wrap-distance-left:0;mso-wrap-distance-top:0;mso-wrap-distance-right:7.05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" strokeweight=".05pt">
                <v:fill opacity="0"/>
                <v:textbox inset="1.45pt,1.45pt,1.45pt,1.45pt">
                  <w:txbxContent>
                    <w:tbl>
                      <w:tblPr>
                        <w:tblW w:w="0" w:type="auto"/>
                        <w:tblInd w:w="93" w:type="dxa"/>
                        <w:tblLayout w:type="fixed"/>
                        <w:tblCellMar>
                          <w:left w:w="93" w:type="dxa"/>
                          <w:right w:w="93" w:type="dxa"/>
                        </w:tblCellMar>
                        <w:tblLook w:val="0000" w:firstRow="0" w:lastRow="0" w:firstColumn="0" w:lastColumn="0" w:noHBand="0" w:noVBand="0"/>
                      </w:tblPr>
                      <w:tblGrid>
                        <w:gridCol w:w="1682"/>
                        <w:gridCol w:w="637"/>
                        <w:gridCol w:w="1481"/>
                        <w:gridCol w:w="1548"/>
                        <w:gridCol w:w="1881"/>
                      </w:tblGrid>
                      <w:tr w:rsidR="00124CD1">
                        <w:trPr>
                          <w:trHeight w:val="273"/>
                        </w:trPr>
                        <w:tc>
                          <w:tcPr>
                            <w:tcW w:w="2319" w:type="dxa"/>
                            <w:gridSpan w:val="2"/>
                            <w:vMerge w:val="restart"/>
                            <w:tcBorders>
                              <w:top w:val="single" w:sz="8" w:space="0" w:color="000000"/>
                              <w:left w:val="single" w:sz="8" w:space="0" w:color="000000"/>
                              <w:bottom w:val="single" w:sz="8" w:space="0" w:color="000000"/>
                            </w:tcBorders>
                            <w:shd w:val="clear" w:color="auto" w:fill="FFFFFF"/>
                            <w:vAlign w:val="bottom"/>
                          </w:tcPr>
                          <w:p w:rsidR="00124CD1" w:rsidRDefault="00124CD1">
                            <w:pPr>
                              <w:snapToGrid w:val="0"/>
                              <w:jc w:val="both"/>
                              <w:rPr>
                                <w:rFonts w:ascii="Arial" w:hAnsi="Arial" w:cs="Arial"/>
                                <w:b/>
                                <w:bCs/>
                                <w:color w:val="000000"/>
                                <w:sz w:val="18"/>
                                <w:szCs w:val="18"/>
                                <w:lang w:val="en-US"/>
                              </w:rPr>
                            </w:pPr>
                            <w:r>
                              <w:rPr>
                                <w:rFonts w:ascii="Arial" w:hAnsi="Arial" w:cs="Arial"/>
                                <w:b/>
                                <w:bCs/>
                                <w:color w:val="000000"/>
                                <w:sz w:val="18"/>
                                <w:szCs w:val="18"/>
                                <w:lang w:val="en-US"/>
                              </w:rPr>
                              <w:t>Autismgrupp</w:t>
                            </w:r>
                          </w:p>
                        </w:tc>
                        <w:tc>
                          <w:tcPr>
                            <w:tcW w:w="3029" w:type="dxa"/>
                            <w:gridSpan w:val="2"/>
                            <w:tcBorders>
                              <w:top w:val="single" w:sz="8" w:space="0" w:color="000000"/>
                              <w:left w:val="single" w:sz="8" w:space="0" w:color="000000"/>
                              <w:bottom w:val="single" w:sz="1" w:space="0" w:color="000000"/>
                            </w:tcBorders>
                            <w:shd w:val="clear" w:color="auto" w:fill="FFFFFF"/>
                            <w:vAlign w:val="bottom"/>
                          </w:tcPr>
                          <w:p w:rsidR="00124CD1" w:rsidRDefault="00124CD1">
                            <w:pPr>
                              <w:snapToGrid w:val="0"/>
                              <w:jc w:val="both"/>
                              <w:rPr>
                                <w:rFonts w:ascii="Arial" w:hAnsi="Arial" w:cs="Arial"/>
                                <w:b/>
                                <w:color w:val="000000"/>
                                <w:sz w:val="18"/>
                                <w:szCs w:val="18"/>
                                <w:lang w:val="en-US"/>
                              </w:rPr>
                            </w:pPr>
                            <w:r>
                              <w:rPr>
                                <w:rFonts w:ascii="Arial" w:hAnsi="Arial" w:cs="Arial"/>
                                <w:b/>
                                <w:color w:val="000000"/>
                                <w:sz w:val="18"/>
                                <w:szCs w:val="18"/>
                                <w:lang w:val="en-US"/>
                              </w:rPr>
                              <w:t>Könsfördelning</w:t>
                            </w:r>
                          </w:p>
                        </w:tc>
                        <w:tc>
                          <w:tcPr>
                            <w:tcW w:w="1881" w:type="dxa"/>
                            <w:vMerge w:val="restart"/>
                            <w:tcBorders>
                              <w:top w:val="single" w:sz="8" w:space="0" w:color="000000"/>
                              <w:left w:val="single" w:sz="1" w:space="0" w:color="000000"/>
                              <w:bottom w:val="single" w:sz="1" w:space="0" w:color="000000"/>
                              <w:right w:val="single" w:sz="1" w:space="0" w:color="000000"/>
                            </w:tcBorders>
                            <w:shd w:val="clear" w:color="auto" w:fill="FFFFFF"/>
                            <w:vAlign w:val="bottom"/>
                          </w:tcPr>
                          <w:p w:rsidR="00124CD1" w:rsidRDefault="00124CD1">
                            <w:pPr>
                              <w:snapToGrid w:val="0"/>
                              <w:ind w:left="0"/>
                              <w:jc w:val="both"/>
                              <w:rPr>
                                <w:rFonts w:ascii="Arial" w:hAnsi="Arial" w:cs="Arial"/>
                                <w:b/>
                                <w:color w:val="000000"/>
                                <w:sz w:val="18"/>
                                <w:szCs w:val="18"/>
                                <w:lang w:val="en-US"/>
                              </w:rPr>
                            </w:pPr>
                            <w:r>
                              <w:rPr>
                                <w:rFonts w:ascii="Arial" w:hAnsi="Arial" w:cs="Arial"/>
                                <w:b/>
                                <w:color w:val="000000"/>
                                <w:sz w:val="18"/>
                                <w:szCs w:val="18"/>
                                <w:lang w:val="en-US"/>
                              </w:rPr>
                              <w:t>Totalt</w:t>
                            </w:r>
                          </w:p>
                        </w:tc>
                      </w:tr>
                      <w:tr w:rsidR="00124CD1">
                        <w:trPr>
                          <w:trHeight w:val="273"/>
                        </w:trPr>
                        <w:tc>
                          <w:tcPr>
                            <w:tcW w:w="2319" w:type="dxa"/>
                            <w:gridSpan w:val="2"/>
                            <w:vMerge/>
                            <w:tcBorders>
                              <w:top w:val="single" w:sz="8" w:space="0" w:color="000000"/>
                              <w:left w:val="single" w:sz="8" w:space="0" w:color="000000"/>
                              <w:bottom w:val="single" w:sz="8" w:space="0" w:color="000000"/>
                            </w:tcBorders>
                            <w:shd w:val="clear" w:color="auto" w:fill="FFFFFF"/>
                            <w:vAlign w:val="bottom"/>
                          </w:tcPr>
                          <w:p w:rsidR="00124CD1" w:rsidRDefault="00124CD1"/>
                        </w:tc>
                        <w:tc>
                          <w:tcPr>
                            <w:tcW w:w="1481" w:type="dxa"/>
                            <w:tcBorders>
                              <w:top w:val="single" w:sz="1" w:space="0" w:color="000000"/>
                              <w:left w:val="single" w:sz="8" w:space="0" w:color="000000"/>
                              <w:bottom w:val="single" w:sz="8" w:space="0" w:color="000000"/>
                            </w:tcBorders>
                            <w:shd w:val="clear" w:color="auto" w:fill="FFFFFF"/>
                            <w:vAlign w:val="bottom"/>
                          </w:tcPr>
                          <w:p w:rsidR="00124CD1" w:rsidRDefault="00124CD1">
                            <w:pPr>
                              <w:snapToGrid w:val="0"/>
                              <w:jc w:val="both"/>
                              <w:rPr>
                                <w:rFonts w:ascii="Arial" w:hAnsi="Arial" w:cs="Arial"/>
                                <w:b/>
                                <w:color w:val="000000"/>
                                <w:sz w:val="18"/>
                                <w:szCs w:val="18"/>
                                <w:lang w:val="en-US"/>
                              </w:rPr>
                            </w:pPr>
                            <w:r>
                              <w:rPr>
                                <w:rFonts w:ascii="Arial" w:hAnsi="Arial" w:cs="Arial"/>
                                <w:b/>
                                <w:color w:val="000000"/>
                                <w:sz w:val="18"/>
                                <w:szCs w:val="18"/>
                                <w:lang w:val="en-US"/>
                              </w:rPr>
                              <w:t>Pojkar</w:t>
                            </w:r>
                          </w:p>
                        </w:tc>
                        <w:tc>
                          <w:tcPr>
                            <w:tcW w:w="1548" w:type="dxa"/>
                            <w:tcBorders>
                              <w:top w:val="single" w:sz="1" w:space="0" w:color="000000"/>
                              <w:left w:val="single" w:sz="1" w:space="0" w:color="000000"/>
                              <w:bottom w:val="single" w:sz="8" w:space="0" w:color="000000"/>
                            </w:tcBorders>
                            <w:shd w:val="clear" w:color="auto" w:fill="FFFFFF"/>
                            <w:vAlign w:val="bottom"/>
                          </w:tcPr>
                          <w:p w:rsidR="00124CD1" w:rsidRDefault="00124CD1">
                            <w:pPr>
                              <w:snapToGrid w:val="0"/>
                              <w:jc w:val="both"/>
                              <w:rPr>
                                <w:rFonts w:ascii="Arial" w:hAnsi="Arial" w:cs="Arial"/>
                                <w:b/>
                                <w:color w:val="000000"/>
                                <w:sz w:val="18"/>
                                <w:szCs w:val="18"/>
                                <w:lang w:val="en-US"/>
                              </w:rPr>
                            </w:pPr>
                            <w:r>
                              <w:rPr>
                                <w:rFonts w:ascii="Arial" w:hAnsi="Arial" w:cs="Arial"/>
                                <w:b/>
                                <w:color w:val="000000"/>
                                <w:sz w:val="18"/>
                                <w:szCs w:val="18"/>
                                <w:lang w:val="en-US"/>
                              </w:rPr>
                              <w:t>Flickor</w:t>
                            </w:r>
                          </w:p>
                        </w:tc>
                        <w:tc>
                          <w:tcPr>
                            <w:tcW w:w="1881" w:type="dxa"/>
                            <w:vMerge/>
                            <w:tcBorders>
                              <w:top w:val="single" w:sz="8" w:space="0" w:color="000000"/>
                              <w:left w:val="single" w:sz="1" w:space="0" w:color="000000"/>
                              <w:bottom w:val="single" w:sz="1" w:space="0" w:color="000000"/>
                              <w:right w:val="single" w:sz="1" w:space="0" w:color="000000"/>
                            </w:tcBorders>
                            <w:shd w:val="clear" w:color="auto" w:fill="FFFFFF"/>
                            <w:vAlign w:val="bottom"/>
                          </w:tcPr>
                          <w:p w:rsidR="00124CD1" w:rsidRDefault="00124CD1"/>
                        </w:tc>
                      </w:tr>
                      <w:tr w:rsidR="00124CD1">
                        <w:trPr>
                          <w:trHeight w:val="273"/>
                        </w:trPr>
                        <w:tc>
                          <w:tcPr>
                            <w:tcW w:w="1682" w:type="dxa"/>
                            <w:vMerge w:val="restart"/>
                            <w:tcBorders>
                              <w:top w:val="single" w:sz="8" w:space="0" w:color="000000"/>
                              <w:left w:val="single" w:sz="8" w:space="0" w:color="000000"/>
                            </w:tcBorders>
                            <w:shd w:val="clear" w:color="auto" w:fill="FFFFFF"/>
                          </w:tcPr>
                          <w:p w:rsidR="00124CD1" w:rsidRDefault="00124CD1">
                            <w:pPr>
                              <w:snapToGrid w:val="0"/>
                              <w:ind w:left="0"/>
                              <w:jc w:val="both"/>
                              <w:rPr>
                                <w:rFonts w:ascii="Arial" w:hAnsi="Arial" w:cs="Arial"/>
                                <w:b/>
                                <w:color w:val="000000"/>
                                <w:sz w:val="18"/>
                                <w:szCs w:val="18"/>
                                <w:lang w:val="en-US"/>
                              </w:rPr>
                            </w:pPr>
                          </w:p>
                          <w:p w:rsidR="00124CD1" w:rsidRDefault="00124CD1">
                            <w:pPr>
                              <w:snapToGrid w:val="0"/>
                              <w:ind w:left="0"/>
                              <w:jc w:val="both"/>
                              <w:rPr>
                                <w:rFonts w:ascii="Arial" w:hAnsi="Arial" w:cs="Arial"/>
                                <w:b/>
                                <w:color w:val="000000"/>
                                <w:sz w:val="18"/>
                                <w:szCs w:val="18"/>
                                <w:lang w:val="en-US"/>
                              </w:rPr>
                            </w:pPr>
                            <w:r>
                              <w:rPr>
                                <w:rFonts w:ascii="Arial" w:hAnsi="Arial" w:cs="Arial"/>
                                <w:b/>
                                <w:color w:val="000000"/>
                                <w:sz w:val="18"/>
                                <w:szCs w:val="18"/>
                                <w:lang w:val="en-US"/>
                              </w:rPr>
                              <w:t>Ålder</w:t>
                            </w:r>
                          </w:p>
                          <w:p w:rsidR="00124CD1" w:rsidRDefault="00124CD1">
                            <w:pPr>
                              <w:snapToGrid w:val="0"/>
                              <w:ind w:left="0"/>
                              <w:jc w:val="both"/>
                              <w:rPr>
                                <w:rFonts w:ascii="Arial" w:hAnsi="Arial" w:cs="Arial"/>
                                <w:b/>
                                <w:color w:val="000000"/>
                                <w:sz w:val="18"/>
                                <w:szCs w:val="18"/>
                                <w:lang w:val="en-US"/>
                              </w:rPr>
                            </w:pPr>
                            <w:r>
                              <w:rPr>
                                <w:rFonts w:ascii="Arial" w:hAnsi="Arial" w:cs="Arial"/>
                                <w:b/>
                                <w:color w:val="000000"/>
                                <w:sz w:val="18"/>
                                <w:szCs w:val="18"/>
                                <w:lang w:val="en-US"/>
                              </w:rPr>
                              <w:t>4-12</w:t>
                            </w:r>
                          </w:p>
                          <w:p w:rsidR="00124CD1" w:rsidRDefault="00124CD1">
                            <w:pPr>
                              <w:snapToGrid w:val="0"/>
                              <w:ind w:left="0"/>
                              <w:jc w:val="both"/>
                              <w:rPr>
                                <w:rFonts w:ascii="Arial" w:hAnsi="Arial" w:cs="Arial"/>
                                <w:b/>
                                <w:color w:val="000000"/>
                                <w:sz w:val="18"/>
                                <w:szCs w:val="18"/>
                                <w:lang w:val="en-US"/>
                              </w:rPr>
                            </w:pPr>
                            <w:r>
                              <w:rPr>
                                <w:rFonts w:ascii="Arial" w:hAnsi="Arial" w:cs="Arial"/>
                                <w:b/>
                                <w:color w:val="000000"/>
                                <w:sz w:val="18"/>
                                <w:szCs w:val="18"/>
                                <w:lang w:val="en-US"/>
                              </w:rPr>
                              <w:t>(2-11)</w:t>
                            </w:r>
                          </w:p>
                        </w:tc>
                        <w:tc>
                          <w:tcPr>
                            <w:tcW w:w="637" w:type="dxa"/>
                            <w:tcBorders>
                              <w:top w:val="single" w:sz="8" w:space="0" w:color="000000"/>
                            </w:tcBorders>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4</w:t>
                            </w:r>
                          </w:p>
                        </w:tc>
                        <w:tc>
                          <w:tcPr>
                            <w:tcW w:w="1481" w:type="dxa"/>
                            <w:tcBorders>
                              <w:top w:val="single" w:sz="8" w:space="0" w:color="000000"/>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548" w:type="dxa"/>
                            <w:tcBorders>
                              <w:top w:val="single" w:sz="8" w:space="0" w:color="000000"/>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881" w:type="dxa"/>
                            <w:tcBorders>
                              <w:top w:val="single" w:sz="8" w:space="0" w:color="000000"/>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1</w:t>
                            </w:r>
                          </w:p>
                        </w:tc>
                      </w:tr>
                      <w:tr w:rsidR="00124CD1">
                        <w:trPr>
                          <w:trHeight w:val="273"/>
                        </w:trPr>
                        <w:tc>
                          <w:tcPr>
                            <w:tcW w:w="1682" w:type="dxa"/>
                            <w:vMerge/>
                            <w:tcBorders>
                              <w:top w:val="single" w:sz="8" w:space="0" w:color="000000"/>
                              <w:left w:val="single" w:sz="8" w:space="0" w:color="000000"/>
                            </w:tcBorders>
                            <w:shd w:val="clear" w:color="auto" w:fill="FFFFFF"/>
                          </w:tcPr>
                          <w:p w:rsidR="00124CD1" w:rsidRDefault="00124CD1"/>
                        </w:tc>
                        <w:tc>
                          <w:tcPr>
                            <w:tcW w:w="637"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5</w:t>
                            </w:r>
                          </w:p>
                        </w:tc>
                        <w:tc>
                          <w:tcPr>
                            <w:tcW w:w="1481"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548"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881"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2</w:t>
                            </w:r>
                          </w:p>
                        </w:tc>
                      </w:tr>
                      <w:tr w:rsidR="00124CD1">
                        <w:trPr>
                          <w:trHeight w:val="273"/>
                        </w:trPr>
                        <w:tc>
                          <w:tcPr>
                            <w:tcW w:w="1682" w:type="dxa"/>
                            <w:vMerge/>
                            <w:tcBorders>
                              <w:top w:val="single" w:sz="8" w:space="0" w:color="000000"/>
                              <w:left w:val="single" w:sz="8" w:space="0" w:color="000000"/>
                            </w:tcBorders>
                            <w:shd w:val="clear" w:color="auto" w:fill="FFFFFF"/>
                          </w:tcPr>
                          <w:p w:rsidR="00124CD1" w:rsidRDefault="00124CD1"/>
                        </w:tc>
                        <w:tc>
                          <w:tcPr>
                            <w:tcW w:w="637"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6</w:t>
                            </w:r>
                          </w:p>
                        </w:tc>
                        <w:tc>
                          <w:tcPr>
                            <w:tcW w:w="1481"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2</w:t>
                            </w:r>
                          </w:p>
                        </w:tc>
                        <w:tc>
                          <w:tcPr>
                            <w:tcW w:w="1548"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881"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2</w:t>
                            </w:r>
                          </w:p>
                        </w:tc>
                      </w:tr>
                      <w:tr w:rsidR="00124CD1">
                        <w:trPr>
                          <w:trHeight w:val="273"/>
                        </w:trPr>
                        <w:tc>
                          <w:tcPr>
                            <w:tcW w:w="1682" w:type="dxa"/>
                            <w:vMerge/>
                            <w:tcBorders>
                              <w:top w:val="single" w:sz="8" w:space="0" w:color="000000"/>
                              <w:left w:val="single" w:sz="8" w:space="0" w:color="000000"/>
                            </w:tcBorders>
                            <w:shd w:val="clear" w:color="auto" w:fill="FFFFFF"/>
                          </w:tcPr>
                          <w:p w:rsidR="00124CD1" w:rsidRDefault="00124CD1"/>
                        </w:tc>
                        <w:tc>
                          <w:tcPr>
                            <w:tcW w:w="637"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7</w:t>
                            </w:r>
                          </w:p>
                        </w:tc>
                        <w:tc>
                          <w:tcPr>
                            <w:tcW w:w="1481"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4</w:t>
                            </w:r>
                          </w:p>
                        </w:tc>
                        <w:tc>
                          <w:tcPr>
                            <w:tcW w:w="1548"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881"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4</w:t>
                            </w:r>
                          </w:p>
                        </w:tc>
                      </w:tr>
                      <w:tr w:rsidR="00124CD1">
                        <w:trPr>
                          <w:trHeight w:val="273"/>
                        </w:trPr>
                        <w:tc>
                          <w:tcPr>
                            <w:tcW w:w="1682" w:type="dxa"/>
                            <w:vMerge/>
                            <w:tcBorders>
                              <w:top w:val="single" w:sz="8" w:space="0" w:color="000000"/>
                              <w:left w:val="single" w:sz="8" w:space="0" w:color="000000"/>
                            </w:tcBorders>
                            <w:shd w:val="clear" w:color="auto" w:fill="FFFFFF"/>
                          </w:tcPr>
                          <w:p w:rsidR="00124CD1" w:rsidRDefault="00124CD1"/>
                        </w:tc>
                        <w:tc>
                          <w:tcPr>
                            <w:tcW w:w="637"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8</w:t>
                            </w:r>
                          </w:p>
                        </w:tc>
                        <w:tc>
                          <w:tcPr>
                            <w:tcW w:w="1481"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2</w:t>
                            </w:r>
                          </w:p>
                        </w:tc>
                        <w:tc>
                          <w:tcPr>
                            <w:tcW w:w="1548"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881"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2</w:t>
                            </w:r>
                          </w:p>
                        </w:tc>
                      </w:tr>
                      <w:tr w:rsidR="00124CD1">
                        <w:trPr>
                          <w:trHeight w:val="273"/>
                        </w:trPr>
                        <w:tc>
                          <w:tcPr>
                            <w:tcW w:w="1682" w:type="dxa"/>
                            <w:vMerge/>
                            <w:tcBorders>
                              <w:top w:val="single" w:sz="8" w:space="0" w:color="000000"/>
                              <w:left w:val="single" w:sz="8" w:space="0" w:color="000000"/>
                            </w:tcBorders>
                            <w:shd w:val="clear" w:color="auto" w:fill="FFFFFF"/>
                          </w:tcPr>
                          <w:p w:rsidR="00124CD1" w:rsidRDefault="00124CD1"/>
                        </w:tc>
                        <w:tc>
                          <w:tcPr>
                            <w:tcW w:w="637"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9</w:t>
                            </w:r>
                          </w:p>
                        </w:tc>
                        <w:tc>
                          <w:tcPr>
                            <w:tcW w:w="1481"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2</w:t>
                            </w:r>
                          </w:p>
                        </w:tc>
                        <w:tc>
                          <w:tcPr>
                            <w:tcW w:w="1548"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881"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2</w:t>
                            </w:r>
                          </w:p>
                        </w:tc>
                      </w:tr>
                      <w:tr w:rsidR="00124CD1">
                        <w:trPr>
                          <w:trHeight w:val="273"/>
                        </w:trPr>
                        <w:tc>
                          <w:tcPr>
                            <w:tcW w:w="1682" w:type="dxa"/>
                            <w:vMerge/>
                            <w:tcBorders>
                              <w:top w:val="single" w:sz="8" w:space="0" w:color="000000"/>
                              <w:left w:val="single" w:sz="8" w:space="0" w:color="000000"/>
                            </w:tcBorders>
                            <w:shd w:val="clear" w:color="auto" w:fill="FFFFFF"/>
                          </w:tcPr>
                          <w:p w:rsidR="00124CD1" w:rsidRDefault="00124CD1"/>
                        </w:tc>
                        <w:tc>
                          <w:tcPr>
                            <w:tcW w:w="637"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10</w:t>
                            </w:r>
                          </w:p>
                        </w:tc>
                        <w:tc>
                          <w:tcPr>
                            <w:tcW w:w="1481"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8</w:t>
                            </w:r>
                          </w:p>
                        </w:tc>
                        <w:tc>
                          <w:tcPr>
                            <w:tcW w:w="1548"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881"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9</w:t>
                            </w:r>
                          </w:p>
                        </w:tc>
                      </w:tr>
                      <w:tr w:rsidR="00124CD1">
                        <w:trPr>
                          <w:trHeight w:val="273"/>
                        </w:trPr>
                        <w:tc>
                          <w:tcPr>
                            <w:tcW w:w="1682" w:type="dxa"/>
                            <w:vMerge/>
                            <w:tcBorders>
                              <w:top w:val="single" w:sz="8" w:space="0" w:color="000000"/>
                              <w:left w:val="single" w:sz="8" w:space="0" w:color="000000"/>
                            </w:tcBorders>
                            <w:shd w:val="clear" w:color="auto" w:fill="FFFFFF"/>
                          </w:tcPr>
                          <w:p w:rsidR="00124CD1" w:rsidRDefault="00124CD1"/>
                        </w:tc>
                        <w:tc>
                          <w:tcPr>
                            <w:tcW w:w="637"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11</w:t>
                            </w:r>
                          </w:p>
                        </w:tc>
                        <w:tc>
                          <w:tcPr>
                            <w:tcW w:w="1481"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548"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881"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1</w:t>
                            </w:r>
                          </w:p>
                        </w:tc>
                      </w:tr>
                      <w:tr w:rsidR="00124CD1">
                        <w:trPr>
                          <w:trHeight w:val="273"/>
                        </w:trPr>
                        <w:tc>
                          <w:tcPr>
                            <w:tcW w:w="1682" w:type="dxa"/>
                            <w:vMerge/>
                            <w:tcBorders>
                              <w:top w:val="single" w:sz="8" w:space="0" w:color="000000"/>
                              <w:left w:val="single" w:sz="8" w:space="0" w:color="000000"/>
                            </w:tcBorders>
                            <w:shd w:val="clear" w:color="auto" w:fill="FFFFFF"/>
                          </w:tcPr>
                          <w:p w:rsidR="00124CD1" w:rsidRDefault="00124CD1"/>
                        </w:tc>
                        <w:tc>
                          <w:tcPr>
                            <w:tcW w:w="637"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12</w:t>
                            </w:r>
                          </w:p>
                        </w:tc>
                        <w:tc>
                          <w:tcPr>
                            <w:tcW w:w="1481"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2</w:t>
                            </w:r>
                          </w:p>
                        </w:tc>
                        <w:tc>
                          <w:tcPr>
                            <w:tcW w:w="1548"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881"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2</w:t>
                            </w:r>
                          </w:p>
                        </w:tc>
                      </w:tr>
                      <w:tr w:rsidR="00124CD1">
                        <w:trPr>
                          <w:trHeight w:val="273"/>
                        </w:trPr>
                        <w:tc>
                          <w:tcPr>
                            <w:tcW w:w="2319" w:type="dxa"/>
                            <w:gridSpan w:val="2"/>
                            <w:tcBorders>
                              <w:left w:val="single" w:sz="8" w:space="0" w:color="000000"/>
                              <w:bottom w:val="single" w:sz="8" w:space="0" w:color="000000"/>
                            </w:tcBorders>
                            <w:shd w:val="clear" w:color="auto" w:fill="FFFFFF"/>
                          </w:tcPr>
                          <w:p w:rsidR="00124CD1" w:rsidRDefault="00124CD1">
                            <w:pPr>
                              <w:snapToGrid w:val="0"/>
                              <w:jc w:val="both"/>
                              <w:rPr>
                                <w:rFonts w:ascii="Arial" w:hAnsi="Arial" w:cs="Arial"/>
                                <w:b/>
                                <w:color w:val="000000"/>
                                <w:sz w:val="18"/>
                                <w:szCs w:val="18"/>
                                <w:lang w:val="en-US"/>
                              </w:rPr>
                            </w:pPr>
                            <w:r>
                              <w:rPr>
                                <w:rFonts w:ascii="Arial" w:hAnsi="Arial" w:cs="Arial"/>
                                <w:b/>
                                <w:color w:val="000000"/>
                                <w:sz w:val="18"/>
                                <w:szCs w:val="18"/>
                                <w:lang w:val="en-US"/>
                              </w:rPr>
                              <w:t xml:space="preserve">                      Total</w:t>
                            </w:r>
                          </w:p>
                        </w:tc>
                        <w:tc>
                          <w:tcPr>
                            <w:tcW w:w="1481" w:type="dxa"/>
                            <w:tcBorders>
                              <w:left w:val="single" w:sz="8" w:space="0" w:color="000000"/>
                              <w:bottom w:val="single" w:sz="8" w:space="0" w:color="000000"/>
                            </w:tcBorders>
                            <w:shd w:val="clear" w:color="auto" w:fill="FFFFFF"/>
                            <w:vAlign w:val="center"/>
                          </w:tcPr>
                          <w:p w:rsidR="00124CD1" w:rsidRDefault="00124CD1">
                            <w:pPr>
                              <w:snapToGrid w:val="0"/>
                              <w:jc w:val="both"/>
                              <w:rPr>
                                <w:rFonts w:ascii="Arial" w:hAnsi="Arial" w:cs="Arial"/>
                                <w:b/>
                                <w:color w:val="000000"/>
                                <w:sz w:val="18"/>
                                <w:szCs w:val="18"/>
                                <w:lang w:val="en-US"/>
                              </w:rPr>
                            </w:pPr>
                            <w:r>
                              <w:rPr>
                                <w:rFonts w:ascii="Arial" w:hAnsi="Arial" w:cs="Arial"/>
                                <w:b/>
                                <w:color w:val="000000"/>
                                <w:sz w:val="18"/>
                                <w:szCs w:val="18"/>
                                <w:lang w:val="en-US"/>
                              </w:rPr>
                              <w:t>22 (34)</w:t>
                            </w:r>
                          </w:p>
                        </w:tc>
                        <w:tc>
                          <w:tcPr>
                            <w:tcW w:w="1548" w:type="dxa"/>
                            <w:tcBorders>
                              <w:left w:val="single" w:sz="1" w:space="0" w:color="000000"/>
                              <w:bottom w:val="single" w:sz="8" w:space="0" w:color="000000"/>
                            </w:tcBorders>
                            <w:shd w:val="clear" w:color="auto" w:fill="FFFFFF"/>
                            <w:vAlign w:val="center"/>
                          </w:tcPr>
                          <w:p w:rsidR="00124CD1" w:rsidRDefault="00124CD1">
                            <w:pPr>
                              <w:snapToGrid w:val="0"/>
                              <w:jc w:val="both"/>
                              <w:rPr>
                                <w:rFonts w:ascii="Arial" w:hAnsi="Arial" w:cs="Arial"/>
                                <w:b/>
                                <w:color w:val="000000"/>
                                <w:sz w:val="18"/>
                                <w:szCs w:val="18"/>
                                <w:lang w:val="en-US"/>
                              </w:rPr>
                            </w:pPr>
                            <w:r>
                              <w:rPr>
                                <w:rFonts w:ascii="Arial" w:hAnsi="Arial" w:cs="Arial"/>
                                <w:b/>
                                <w:color w:val="000000"/>
                                <w:sz w:val="18"/>
                                <w:szCs w:val="18"/>
                                <w:lang w:val="en-US"/>
                              </w:rPr>
                              <w:t>3 (7)</w:t>
                            </w:r>
                          </w:p>
                        </w:tc>
                        <w:tc>
                          <w:tcPr>
                            <w:tcW w:w="1881" w:type="dxa"/>
                            <w:tcBorders>
                              <w:left w:val="single" w:sz="1" w:space="0" w:color="000000"/>
                              <w:bottom w:val="single" w:sz="8" w:space="0" w:color="000000"/>
                              <w:right w:val="single" w:sz="1" w:space="0" w:color="000000"/>
                            </w:tcBorders>
                            <w:shd w:val="clear" w:color="auto" w:fill="FFFFFF"/>
                            <w:vAlign w:val="center"/>
                          </w:tcPr>
                          <w:p w:rsidR="00124CD1" w:rsidRDefault="00124CD1">
                            <w:pPr>
                              <w:snapToGrid w:val="0"/>
                              <w:jc w:val="both"/>
                              <w:rPr>
                                <w:rFonts w:ascii="Arial" w:hAnsi="Arial" w:cs="Arial"/>
                                <w:b/>
                                <w:color w:val="000000"/>
                                <w:sz w:val="18"/>
                                <w:szCs w:val="18"/>
                                <w:lang w:val="en-US"/>
                              </w:rPr>
                            </w:pPr>
                            <w:r>
                              <w:rPr>
                                <w:rFonts w:ascii="Arial" w:hAnsi="Arial" w:cs="Arial"/>
                                <w:b/>
                                <w:color w:val="000000"/>
                                <w:sz w:val="18"/>
                                <w:szCs w:val="18"/>
                                <w:lang w:val="en-US"/>
                              </w:rPr>
                              <w:t>25 (41)</w:t>
                            </w:r>
                          </w:p>
                        </w:tc>
                      </w:tr>
                    </w:tbl>
                    <w:p w:rsidR="00124CD1" w:rsidRDefault="00124CD1">
                      <w:r>
                        <w:t xml:space="preserve"> </w:t>
                      </w:r>
                    </w:p>
                  </w:txbxContent>
                </v:textbox>
                <w10:wrap type="square" side="largest"/>
              </v:shape>
            </w:pict>
          </mc:Fallback>
        </mc:AlternateContent>
      </w:r>
    </w:p>
    <w:p w:rsidR="00B04C2A" w:rsidRDefault="00B04C2A">
      <w:pPr>
        <w:pStyle w:val="Brdtext"/>
        <w:ind w:left="0"/>
      </w:pPr>
    </w:p>
    <w:p w:rsidR="00B04C2A" w:rsidRDefault="00B04C2A">
      <w:pPr>
        <w:pStyle w:val="Brdtext"/>
        <w:ind w:left="0"/>
      </w:pPr>
    </w:p>
    <w:p w:rsidR="00B04C2A" w:rsidRDefault="00B04C2A">
      <w:pPr>
        <w:pStyle w:val="Brdtext"/>
        <w:ind w:left="0"/>
      </w:pPr>
    </w:p>
    <w:p w:rsidR="00B04C2A" w:rsidRDefault="00B04C2A">
      <w:pPr>
        <w:pStyle w:val="Brdtext"/>
        <w:ind w:left="0"/>
      </w:pPr>
    </w:p>
    <w:p w:rsidR="00B04C2A" w:rsidRDefault="00B04C2A">
      <w:pPr>
        <w:pStyle w:val="Brdtext"/>
        <w:ind w:left="0"/>
      </w:pPr>
    </w:p>
    <w:p w:rsidR="00B04C2A" w:rsidRDefault="00B04C2A">
      <w:pPr>
        <w:pStyle w:val="Brdtext"/>
        <w:ind w:left="0"/>
      </w:pPr>
      <w:r>
        <w:t>Analysen av medianen visar att 39 frågor (</w:t>
      </w:r>
      <w:proofErr w:type="gramStart"/>
      <w:r>
        <w:t>32%</w:t>
      </w:r>
      <w:proofErr w:type="gramEnd"/>
      <w:r>
        <w:t xml:space="preserve">) överensstämmer helt mellan den svenska och den amerikanska gruppen. </w:t>
      </w:r>
      <w:commentRangeStart w:id="354"/>
      <w:r>
        <w:t xml:space="preserve">19 </w:t>
      </w:r>
      <w:commentRangeStart w:id="355"/>
      <w:r>
        <w:t>frågor</w:t>
      </w:r>
      <w:commentRangeEnd w:id="355"/>
      <w:r w:rsidR="00A638B3">
        <w:rPr>
          <w:rStyle w:val="Kommentarsreferens"/>
        </w:rPr>
        <w:commentReference w:id="355"/>
      </w:r>
      <w:r>
        <w:t xml:space="preserve"> </w:t>
      </w:r>
      <w:commentRangeEnd w:id="354"/>
      <w:r w:rsidR="00A638B3">
        <w:rPr>
          <w:rStyle w:val="Kommentarsreferens"/>
        </w:rPr>
        <w:commentReference w:id="354"/>
      </w:r>
      <w:r>
        <w:t>(</w:t>
      </w:r>
      <w:proofErr w:type="gramStart"/>
      <w:r>
        <w:t>23%</w:t>
      </w:r>
      <w:proofErr w:type="gramEnd"/>
      <w:r>
        <w:t xml:space="preserve">) skiljer endast med ett steg. </w:t>
      </w:r>
      <w:r>
        <w:lastRenderedPageBreak/>
        <w:t>Det är endast en fråga där medianen skiljer mer än två steg, se tabell 4.</w:t>
      </w:r>
    </w:p>
    <w:p w:rsidR="00B04C2A" w:rsidRDefault="00B04C2A">
      <w:pPr>
        <w:pStyle w:val="Brdtext"/>
        <w:ind w:left="0"/>
        <w:rPr>
          <w:b/>
          <w:bCs/>
          <w:i/>
          <w:iCs/>
        </w:rPr>
      </w:pPr>
      <w:r>
        <w:rPr>
          <w:b/>
          <w:bCs/>
          <w:i/>
          <w:iCs/>
        </w:rPr>
        <w:t xml:space="preserve">Tabell 4. </w:t>
      </w:r>
      <w:commentRangeStart w:id="356"/>
      <w:r>
        <w:rPr>
          <w:b/>
          <w:bCs/>
          <w:i/>
          <w:iCs/>
        </w:rPr>
        <w:t>Skillnaden i svar från amerikanska/svenska gruppen</w:t>
      </w:r>
      <w:commentRangeEnd w:id="356"/>
      <w:r w:rsidR="00A638B3">
        <w:rPr>
          <w:rStyle w:val="Kommentarsreferens"/>
        </w:rPr>
        <w:commentReference w:id="356"/>
      </w:r>
    </w:p>
    <w:p w:rsidR="00B04C2A" w:rsidRDefault="003D7A13">
      <w:pPr>
        <w:pStyle w:val="Brdtext"/>
        <w:ind w:left="0"/>
      </w:pPr>
      <w:r>
        <w:rPr>
          <w:noProof/>
          <w:lang w:eastAsia="sv-SE" w:bidi="ar-SA"/>
        </w:rPr>
        <w:drawing>
          <wp:inline distT="0" distB="0" distL="0" distR="0">
            <wp:extent cx="3987800" cy="3187700"/>
            <wp:effectExtent l="0" t="0" r="0" b="12700"/>
            <wp:docPr id="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87800" cy="3187700"/>
                    </a:xfrm>
                    <a:prstGeom prst="rect">
                      <a:avLst/>
                    </a:prstGeom>
                    <a:solidFill>
                      <a:srgbClr val="FFFFFF"/>
                    </a:solidFill>
                    <a:ln>
                      <a:noFill/>
                    </a:ln>
                  </pic:spPr>
                </pic:pic>
              </a:graphicData>
            </a:graphic>
          </wp:inline>
        </w:drawing>
      </w:r>
      <w:r w:rsidR="00B04C2A">
        <w:t xml:space="preserve"> </w:t>
      </w:r>
    </w:p>
    <w:p w:rsidR="00B04C2A" w:rsidRDefault="00B04C2A">
      <w:pPr>
        <w:pStyle w:val="Brdtext"/>
        <w:ind w:left="0"/>
      </w:pPr>
      <w:r>
        <w:t>Det skulle kunna vara en kulturell fråga med tanke på att hatt och solglasögon förekommer mer frekvent i USA men en djupare analys krävs dock innan det kan beslutas om frågan ska uteslutas ur formuläret.</w:t>
      </w:r>
    </w:p>
    <w:p w:rsidR="00B04C2A" w:rsidRDefault="00B04C2A">
      <w:pPr>
        <w:pStyle w:val="Brdtext"/>
        <w:ind w:left="0"/>
      </w:pPr>
      <w:r>
        <w:t xml:space="preserve">Efter dikotomiseringen där svaralternativen Alltid, ofta, ibland (a, </w:t>
      </w:r>
      <w:proofErr w:type="gramStart"/>
      <w:r>
        <w:t>o ,</w:t>
      </w:r>
      <w:proofErr w:type="gramEnd"/>
      <w:r>
        <w:t xml:space="preserve">i) fördes samman </w:t>
      </w:r>
      <w:commentRangeStart w:id="357"/>
      <w:r>
        <w:t>och</w:t>
      </w:r>
      <w:commentRangeEnd w:id="357"/>
      <w:r w:rsidR="00A638B3">
        <w:rPr>
          <w:rStyle w:val="Kommentarsreferens"/>
        </w:rPr>
        <w:commentReference w:id="357"/>
      </w:r>
      <w:r>
        <w:t xml:space="preserve"> </w:t>
      </w:r>
      <w:commentRangeStart w:id="358"/>
      <w:r>
        <w:t xml:space="preserve">sällan , Aldrig (n,r)) </w:t>
      </w:r>
      <w:commentRangeEnd w:id="358"/>
      <w:r w:rsidR="00A638B3">
        <w:rPr>
          <w:rStyle w:val="Kommentarsreferens"/>
        </w:rPr>
        <w:commentReference w:id="358"/>
      </w:r>
      <w:r>
        <w:t>blev en grupp genomförandes Pearsons chi-två test. Det visade det sig att 61 av 73 frågor (</w:t>
      </w:r>
      <w:proofErr w:type="gramStart"/>
      <w:r>
        <w:t>81%</w:t>
      </w:r>
      <w:proofErr w:type="gramEnd"/>
      <w:r>
        <w:t>) inte visade någon signifikant skillnad i proportioner, med andra ord överensstämmer svaren på dessa 61 frågor mellan grupperna. Se tabell 5</w:t>
      </w:r>
      <w:proofErr w:type="gramStart"/>
      <w:r>
        <w:t>.</w:t>
      </w:r>
      <w:r>
        <w:rPr>
          <w:rFonts w:ascii="gargi" w:hAnsi="gargi" w:cs="gargi"/>
        </w:rPr>
        <w:t>De</w:t>
      </w:r>
      <w:proofErr w:type="gramEnd"/>
      <w:r>
        <w:rPr>
          <w:rFonts w:ascii="gargi" w:hAnsi="gargi" w:cs="gargi"/>
        </w:rPr>
        <w:t xml:space="preserve"> 14 frågor som påvisade signifikant skillnad</w:t>
      </w:r>
      <w:r>
        <w:t xml:space="preserve"> (markerat med mörk text) var sprida över hela formuläret, med två frågor i den auditiva delen, två i den proprioceptiva delen, tre i den taktila, tre i vestibulära delen och fyra i syndelen. Eftersom den svenska gruppen var liten och de två grupperna såg så olika ut, </w:t>
      </w:r>
      <w:proofErr w:type="gramStart"/>
      <w:r>
        <w:t>beslutades  att</w:t>
      </w:r>
      <w:proofErr w:type="gramEnd"/>
      <w:r>
        <w:t xml:space="preserve"> ingen fråga skulle uteslutas.</w:t>
      </w:r>
    </w:p>
    <w:p w:rsidR="00B04C2A" w:rsidRDefault="00B04C2A">
      <w:pPr>
        <w:pStyle w:val="Brdtext"/>
        <w:ind w:left="0"/>
      </w:pPr>
    </w:p>
    <w:p w:rsidR="00B04C2A" w:rsidRDefault="00B04C2A">
      <w:pPr>
        <w:pStyle w:val="Brdtext"/>
        <w:pageBreakBefore/>
        <w:ind w:left="0"/>
      </w:pPr>
    </w:p>
    <w:p w:rsidR="00B04C2A" w:rsidRDefault="00B04C2A">
      <w:pPr>
        <w:pStyle w:val="Beskrivning1"/>
        <w:ind w:left="0"/>
        <w:rPr>
          <w:i/>
          <w:iCs/>
        </w:rPr>
      </w:pPr>
      <w:commentRangeStart w:id="359"/>
      <w:r w:rsidRPr="00E22CF1">
        <w:rPr>
          <w:i/>
          <w:iCs/>
          <w:rPrChange w:id="360" w:author="Lisbeth Claesson" w:date="2012-04-20T13:35:00Z">
            <w:rPr>
              <w:i/>
              <w:iCs/>
              <w:lang w:val="en-GB"/>
            </w:rPr>
          </w:rPrChange>
        </w:rPr>
        <w:t xml:space="preserve">Tabell 5: Fördelning av det dikotomiserade materialet </w:t>
      </w:r>
      <w:r>
        <w:rPr>
          <w:i/>
          <w:iCs/>
        </w:rPr>
        <w:t xml:space="preserve">i procent samt P-värde räknat med Pearsons Chi-square test. </w:t>
      </w:r>
      <w:commentRangeEnd w:id="359"/>
      <w:r w:rsidR="00A638B3">
        <w:rPr>
          <w:rStyle w:val="Kommentarsreferens"/>
          <w:b w:val="0"/>
          <w:bCs w:val="0"/>
        </w:rPr>
        <w:commentReference w:id="359"/>
      </w:r>
    </w:p>
    <w:tbl>
      <w:tblPr>
        <w:tblW w:w="0" w:type="auto"/>
        <w:tblInd w:w="-422" w:type="dxa"/>
        <w:tblLayout w:type="fixed"/>
        <w:tblCellMar>
          <w:left w:w="70" w:type="dxa"/>
          <w:right w:w="70" w:type="dxa"/>
        </w:tblCellMar>
        <w:tblLook w:val="0000" w:firstRow="0" w:lastRow="0" w:firstColumn="0" w:lastColumn="0" w:noHBand="0" w:noVBand="0"/>
      </w:tblPr>
      <w:tblGrid>
        <w:gridCol w:w="726"/>
        <w:gridCol w:w="4592"/>
        <w:gridCol w:w="1254"/>
        <w:gridCol w:w="1233"/>
        <w:gridCol w:w="1254"/>
        <w:gridCol w:w="1153"/>
        <w:gridCol w:w="1306"/>
      </w:tblGrid>
      <w:tr w:rsidR="00B04C2A">
        <w:trPr>
          <w:trHeight w:val="330"/>
        </w:trPr>
        <w:tc>
          <w:tcPr>
            <w:tcW w:w="726" w:type="dxa"/>
            <w:tcBorders>
              <w:top w:val="single" w:sz="4" w:space="0" w:color="000000"/>
              <w:left w:val="single" w:sz="4" w:space="0" w:color="000000"/>
              <w:bottom w:val="single" w:sz="4" w:space="0" w:color="000000"/>
            </w:tcBorders>
            <w:shd w:val="clear" w:color="auto" w:fill="auto"/>
            <w:vAlign w:val="bottom"/>
          </w:tcPr>
          <w:p w:rsidR="00B04C2A" w:rsidRPr="00E22CF1" w:rsidRDefault="00B04C2A">
            <w:pPr>
              <w:snapToGrid w:val="0"/>
              <w:jc w:val="right"/>
              <w:rPr>
                <w:rFonts w:ascii="Arial" w:hAnsi="Arial" w:cs="Arial"/>
                <w:rPrChange w:id="361" w:author="Lisbeth Claesson" w:date="2012-04-20T13:35:00Z">
                  <w:rPr>
                    <w:rFonts w:ascii="Arial" w:hAnsi="Arial" w:cs="Arial"/>
                    <w:lang w:val="en-GB"/>
                  </w:rPr>
                </w:rPrChange>
              </w:rPr>
            </w:pPr>
            <w:r w:rsidRPr="00E22CF1">
              <w:rPr>
                <w:rFonts w:ascii="Arial" w:hAnsi="Arial" w:cs="Arial"/>
                <w:rPrChange w:id="362" w:author="Lisbeth Claesson" w:date="2012-04-20T13:35:00Z">
                  <w:rPr>
                    <w:rFonts w:ascii="Arial" w:hAnsi="Arial" w:cs="Arial"/>
                    <w:lang w:val="en-GB"/>
                  </w:rPr>
                </w:rPrChange>
              </w:rPr>
              <w:t> </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b/>
                <w:bCs/>
              </w:rPr>
            </w:pPr>
            <w:r>
              <w:rPr>
                <w:rFonts w:ascii="Arial" w:hAnsi="Arial" w:cs="Arial"/>
                <w:b/>
                <w:bCs/>
              </w:rPr>
              <w:t>Hörselsinnet</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ind w:left="0"/>
              <w:jc w:val="center"/>
              <w:rPr>
                <w:rFonts w:ascii="Arial" w:hAnsi="Arial" w:cs="Arial"/>
                <w:b/>
                <w:bCs/>
                <w:sz w:val="20"/>
              </w:rPr>
            </w:pPr>
            <w:commentRangeStart w:id="363"/>
            <w:del w:id="364" w:author="Lisbeth Claesson" w:date="2012-04-20T14:47:00Z">
              <w:r w:rsidDel="00A638B3">
                <w:rPr>
                  <w:rFonts w:ascii="Arial" w:hAnsi="Arial" w:cs="Arial"/>
                  <w:b/>
                  <w:bCs/>
                  <w:sz w:val="20"/>
                </w:rPr>
                <w:delText>a, o, s</w:delText>
              </w:r>
            </w:del>
            <w:commentRangeEnd w:id="363"/>
            <w:r w:rsidR="00A638B3">
              <w:rPr>
                <w:rStyle w:val="Kommentarsreferens"/>
              </w:rPr>
              <w:commentReference w:id="363"/>
            </w:r>
          </w:p>
          <w:p w:rsidR="00B04C2A" w:rsidRDefault="00B04C2A">
            <w:pPr>
              <w:snapToGrid w:val="0"/>
              <w:ind w:left="0"/>
              <w:jc w:val="center"/>
              <w:rPr>
                <w:rFonts w:ascii="Arial" w:hAnsi="Arial" w:cs="Arial"/>
                <w:b/>
                <w:bCs/>
                <w:sz w:val="20"/>
              </w:rPr>
            </w:pPr>
            <w:r>
              <w:rPr>
                <w:rFonts w:ascii="Arial" w:hAnsi="Arial" w:cs="Arial"/>
                <w:b/>
                <w:bCs/>
                <w:sz w:val="20"/>
              </w:rPr>
              <w:t>Am %</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ind w:left="0"/>
              <w:jc w:val="center"/>
              <w:rPr>
                <w:rFonts w:ascii="Arial" w:hAnsi="Arial" w:cs="Arial"/>
                <w:b/>
                <w:bCs/>
                <w:sz w:val="20"/>
              </w:rPr>
            </w:pPr>
            <w:proofErr w:type="gramStart"/>
            <w:r>
              <w:rPr>
                <w:rFonts w:ascii="Arial" w:hAnsi="Arial" w:cs="Arial"/>
                <w:b/>
                <w:bCs/>
                <w:sz w:val="20"/>
              </w:rPr>
              <w:t>a,o</w:t>
            </w:r>
            <w:proofErr w:type="gramEnd"/>
            <w:r>
              <w:rPr>
                <w:rFonts w:ascii="Arial" w:hAnsi="Arial" w:cs="Arial"/>
                <w:b/>
                <w:bCs/>
                <w:sz w:val="20"/>
              </w:rPr>
              <w:t>,s</w:t>
            </w:r>
          </w:p>
          <w:p w:rsidR="00B04C2A" w:rsidRDefault="00B04C2A">
            <w:pPr>
              <w:snapToGrid w:val="0"/>
              <w:ind w:left="0"/>
              <w:jc w:val="center"/>
              <w:rPr>
                <w:rFonts w:ascii="Arial" w:hAnsi="Arial" w:cs="Arial"/>
                <w:b/>
                <w:bCs/>
                <w:sz w:val="20"/>
              </w:rPr>
            </w:pPr>
            <w:r>
              <w:rPr>
                <w:rFonts w:ascii="Arial" w:hAnsi="Arial" w:cs="Arial"/>
                <w:b/>
                <w:bCs/>
                <w:sz w:val="20"/>
              </w:rPr>
              <w:t xml:space="preserve"> Swe %</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center"/>
              <w:rPr>
                <w:rFonts w:ascii="Arial" w:hAnsi="Arial" w:cs="Arial"/>
                <w:b/>
                <w:bCs/>
                <w:sz w:val="20"/>
              </w:rPr>
            </w:pPr>
            <w:r>
              <w:rPr>
                <w:rFonts w:ascii="Arial" w:hAnsi="Arial" w:cs="Arial"/>
                <w:b/>
                <w:bCs/>
                <w:sz w:val="20"/>
              </w:rPr>
              <w:t>n, r %</w:t>
            </w:r>
          </w:p>
          <w:p w:rsidR="00B04C2A" w:rsidRDefault="00B04C2A">
            <w:pPr>
              <w:snapToGrid w:val="0"/>
              <w:jc w:val="center"/>
              <w:rPr>
                <w:rFonts w:ascii="Arial" w:hAnsi="Arial" w:cs="Arial"/>
                <w:b/>
                <w:bCs/>
                <w:sz w:val="20"/>
              </w:rPr>
            </w:pPr>
            <w:r>
              <w:rPr>
                <w:rFonts w:ascii="Arial" w:hAnsi="Arial" w:cs="Arial"/>
                <w:b/>
                <w:bCs/>
                <w:sz w:val="20"/>
              </w:rPr>
              <w:t>am</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jc w:val="center"/>
              <w:rPr>
                <w:rFonts w:ascii="Arial" w:hAnsi="Arial" w:cs="Arial"/>
                <w:b/>
                <w:bCs/>
                <w:sz w:val="20"/>
              </w:rPr>
            </w:pPr>
            <w:r>
              <w:rPr>
                <w:rFonts w:ascii="Arial" w:hAnsi="Arial" w:cs="Arial"/>
                <w:b/>
                <w:bCs/>
                <w:sz w:val="20"/>
              </w:rPr>
              <w:t>n r</w:t>
            </w:r>
          </w:p>
          <w:p w:rsidR="00B04C2A" w:rsidRDefault="00B04C2A">
            <w:pPr>
              <w:snapToGrid w:val="0"/>
              <w:ind w:left="0"/>
              <w:jc w:val="center"/>
              <w:rPr>
                <w:rFonts w:ascii="Arial" w:hAnsi="Arial" w:cs="Arial"/>
                <w:b/>
                <w:bCs/>
                <w:sz w:val="20"/>
              </w:rPr>
            </w:pPr>
            <w:r>
              <w:rPr>
                <w:rFonts w:ascii="Arial" w:hAnsi="Arial" w:cs="Arial"/>
                <w:b/>
                <w:bCs/>
                <w:sz w:val="20"/>
              </w:rPr>
              <w:t xml:space="preserve"> Swe %</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center"/>
              <w:rPr>
                <w:rFonts w:ascii="Arial" w:hAnsi="Arial" w:cs="Arial"/>
                <w:b/>
                <w:bCs/>
                <w:sz w:val="20"/>
                <w:lang w:val="en-US"/>
              </w:rPr>
            </w:pPr>
            <w:r>
              <w:rPr>
                <w:rFonts w:ascii="Arial" w:hAnsi="Arial" w:cs="Arial"/>
                <w:b/>
                <w:bCs/>
                <w:sz w:val="20"/>
                <w:lang w:val="en-US"/>
              </w:rPr>
              <w:t>P-value</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1</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Har ditt barn svårigheter att förstå innebörden i ett samtal med andra människor?</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 xml:space="preserve">85.0 </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88.0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15.0</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12.0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0.520</w:t>
            </w:r>
          </w:p>
        </w:tc>
      </w:tr>
      <w:tr w:rsidR="00B04C2A">
        <w:trPr>
          <w:trHeight w:val="76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2</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Störs ditt barn av ljud i hushållet ellerandra normalt förekommande ljud så som dammsugaren, hårtorken eller en toalett som spolar?</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53.7</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60.0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 xml:space="preserve">46.3 </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40.0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0.615</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3</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Reagerar ditt barn negativt på höga ljud, t ex genom att springa iväg, gråta eller hålla för öronen?</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 xml:space="preserve">43.9 </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 xml:space="preserve"> 64.0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 xml:space="preserve">56.1 </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46.0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0.113</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4</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Finns det vissa ljud som ditt barn inte verkar höra?</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 xml:space="preserve">52.5 </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32.0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47.5</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68.0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0.106</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5</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Distraheras ditt barn av ljud som andra människor oftast inte lägger märke till?</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52.5</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 xml:space="preserve"> 56.0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47.5</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44.0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0.783</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6</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Skräms ditt barn av ljud som vanligtvis inte väcker rädsla hos andra barn i samma ålder?</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37.5</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48.0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62.5</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 xml:space="preserve"> 52.0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0.403</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7</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Verkar ditt barn reagera mindre än förväntat på höga ljud?</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39.0</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28.0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61.0</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72.0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0.362</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8</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Har ditt barn svårt att tolka betydelsen av enkla eller vanliga ord?</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70.0</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68.0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30.0</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32.0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0.865</w:t>
            </w:r>
          </w:p>
        </w:tc>
      </w:tr>
      <w:tr w:rsidR="00B04C2A">
        <w:trPr>
          <w:trHeight w:val="76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9</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Distraheras ditt barn av irrelevanta ljud, t ex en gräsklippare utomhus, barn som pratar längst bak i klassrummet, prasslande papper, luftkonditionering, kylskåp eller lysrör?</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46.3</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80.0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53.7</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20.0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b/>
                <w:bCs/>
                <w:sz w:val="20"/>
                <w:lang w:val="en-US"/>
              </w:rPr>
            </w:pPr>
            <w:r>
              <w:rPr>
                <w:rFonts w:ascii="Arial" w:hAnsi="Arial" w:cs="Arial"/>
                <w:b/>
                <w:bCs/>
                <w:sz w:val="20"/>
                <w:lang w:val="en-US"/>
              </w:rPr>
              <w:t>0.007</w:t>
            </w:r>
          </w:p>
        </w:tc>
      </w:tr>
      <w:tr w:rsidR="00B04C2A">
        <w:trPr>
          <w:trHeight w:val="27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10</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Verkar ditt barn överkänsligt för ljud?</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37.5</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64.0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62.5</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36.0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b/>
                <w:bCs/>
                <w:sz w:val="20"/>
                <w:lang w:val="en-US"/>
              </w:rPr>
            </w:pPr>
            <w:r>
              <w:rPr>
                <w:rFonts w:ascii="Arial" w:hAnsi="Arial" w:cs="Arial"/>
                <w:b/>
                <w:bCs/>
                <w:sz w:val="20"/>
                <w:lang w:val="en-US"/>
              </w:rPr>
              <w:t>0.037</w:t>
            </w:r>
          </w:p>
        </w:tc>
      </w:tr>
      <w:tr w:rsidR="00B04C2A">
        <w:trPr>
          <w:trHeight w:val="33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rPr>
            </w:pPr>
            <w:r>
              <w:rPr>
                <w:rFonts w:ascii="Arial" w:hAnsi="Arial" w:cs="Arial"/>
                <w:b/>
                <w:bCs/>
              </w:rPr>
              <w:t> </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b/>
                <w:bCs/>
              </w:rPr>
            </w:pPr>
            <w:commentRangeStart w:id="365"/>
            <w:r>
              <w:rPr>
                <w:rFonts w:ascii="Arial" w:hAnsi="Arial" w:cs="Arial"/>
                <w:b/>
                <w:bCs/>
              </w:rPr>
              <w:t>Smak- och luktsinnet</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b/>
                <w:bCs/>
              </w:rPr>
            </w:pPr>
            <w:proofErr w:type="gramStart"/>
            <w:r>
              <w:rPr>
                <w:rFonts w:ascii="Arial" w:hAnsi="Arial" w:cs="Arial"/>
                <w:b/>
                <w:bCs/>
                <w:sz w:val="20"/>
              </w:rPr>
              <w:t>a,o</w:t>
            </w:r>
            <w:proofErr w:type="gramEnd"/>
            <w:r>
              <w:rPr>
                <w:rFonts w:ascii="Arial" w:hAnsi="Arial" w:cs="Arial"/>
                <w:b/>
                <w:bCs/>
                <w:sz w:val="20"/>
              </w:rPr>
              <w:t>,s Am %</w:t>
            </w:r>
            <w:r>
              <w:rPr>
                <w:rFonts w:ascii="Arial" w:hAnsi="Arial" w:cs="Arial"/>
                <w:b/>
                <w:bCs/>
              </w:rPr>
              <w:t> </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b/>
                <w:bCs/>
              </w:rPr>
            </w:pPr>
            <w:proofErr w:type="gramStart"/>
            <w:r>
              <w:rPr>
                <w:rFonts w:ascii="Arial" w:hAnsi="Arial" w:cs="Arial"/>
                <w:b/>
                <w:bCs/>
                <w:sz w:val="20"/>
              </w:rPr>
              <w:t>a,o</w:t>
            </w:r>
            <w:proofErr w:type="gramEnd"/>
            <w:r>
              <w:rPr>
                <w:rFonts w:ascii="Arial" w:hAnsi="Arial" w:cs="Arial"/>
                <w:b/>
                <w:bCs/>
                <w:sz w:val="20"/>
              </w:rPr>
              <w:t>,s Swe %</w:t>
            </w:r>
            <w:r>
              <w:rPr>
                <w:rFonts w:ascii="Arial" w:hAnsi="Arial" w:cs="Arial"/>
                <w:b/>
                <w:bCs/>
              </w:rPr>
              <w:t> </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rPr>
            </w:pPr>
            <w:proofErr w:type="gramStart"/>
            <w:r>
              <w:rPr>
                <w:rFonts w:ascii="Arial" w:hAnsi="Arial" w:cs="Arial"/>
                <w:b/>
                <w:bCs/>
                <w:sz w:val="20"/>
              </w:rPr>
              <w:t>n,r</w:t>
            </w:r>
            <w:proofErr w:type="gramEnd"/>
            <w:r>
              <w:rPr>
                <w:rFonts w:ascii="Arial" w:hAnsi="Arial" w:cs="Arial"/>
                <w:b/>
                <w:bCs/>
                <w:sz w:val="20"/>
              </w:rPr>
              <w:t xml:space="preserve"> Am %</w:t>
            </w:r>
            <w:r>
              <w:rPr>
                <w:rFonts w:ascii="Arial" w:hAnsi="Arial" w:cs="Arial"/>
                <w:b/>
                <w:bCs/>
              </w:rPr>
              <w:t> </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rPr>
            </w:pPr>
            <w:proofErr w:type="gramStart"/>
            <w:r>
              <w:rPr>
                <w:rFonts w:ascii="Arial" w:hAnsi="Arial" w:cs="Arial"/>
                <w:b/>
                <w:bCs/>
                <w:sz w:val="20"/>
              </w:rPr>
              <w:t>n,r</w:t>
            </w:r>
            <w:proofErr w:type="gramEnd"/>
            <w:r>
              <w:rPr>
                <w:rFonts w:ascii="Arial" w:hAnsi="Arial" w:cs="Arial"/>
                <w:b/>
                <w:bCs/>
                <w:sz w:val="20"/>
              </w:rPr>
              <w:t xml:space="preserve"> Swe %</w:t>
            </w:r>
            <w:r>
              <w:rPr>
                <w:rFonts w:ascii="Arial" w:hAnsi="Arial" w:cs="Arial"/>
                <w:b/>
                <w:bCs/>
              </w:rPr>
              <w:t> </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center"/>
              <w:rPr>
                <w:rFonts w:ascii="Arial" w:hAnsi="Arial" w:cs="Arial"/>
                <w:b/>
                <w:bCs/>
                <w:sz w:val="20"/>
                <w:lang w:val="en-US"/>
              </w:rPr>
            </w:pPr>
            <w:r>
              <w:rPr>
                <w:rFonts w:ascii="Arial" w:hAnsi="Arial" w:cs="Arial"/>
                <w:b/>
                <w:bCs/>
                <w:sz w:val="20"/>
                <w:lang w:val="en-US"/>
              </w:rPr>
              <w:t>P- value</w:t>
            </w:r>
            <w:commentRangeEnd w:id="365"/>
            <w:r w:rsidR="00A638B3">
              <w:rPr>
                <w:rStyle w:val="Kommentarsreferens"/>
              </w:rPr>
              <w:commentReference w:id="365"/>
            </w:r>
          </w:p>
        </w:tc>
      </w:tr>
      <w:tr w:rsidR="00B04C2A">
        <w:trPr>
          <w:trHeight w:val="76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1</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Får ditt barn kväljningar, börjar kräkas eller klagar på illamående när han/hon känner lukten av t ex tvål, parfym eller rengöringsmedel?</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12.2</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20.0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87.8</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80.0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0.303</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2</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Klagar ditt barn på att mat är för smaklös, eller vägrar han/hon att äta smaklös mat?</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27.5</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24.0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72.5</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76.0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0.755</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3</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Föredrar ditt barn välsaltad mat?</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52.5</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44.0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47.5</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56.0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0.505</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4</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Tycker ditt barn om att smaka på sådant som är oätligt, exempelvis lim eller färg?</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19.5</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8.0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80.5</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92.0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0.183</w:t>
            </w:r>
          </w:p>
        </w:tc>
      </w:tr>
      <w:tr w:rsidR="00B04C2A">
        <w:trPr>
          <w:trHeight w:val="52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5</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Får ditt barn kväljningar när han/hon förväntar sig mindre tilltalande mat, exempelvis kokt spenat?</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25.0</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48.0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75.0</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52.0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0.057</w:t>
            </w:r>
          </w:p>
        </w:tc>
      </w:tr>
      <w:tr w:rsidR="00B04C2A">
        <w:trPr>
          <w:trHeight w:val="330"/>
        </w:trPr>
        <w:tc>
          <w:tcPr>
            <w:tcW w:w="5318" w:type="dxa"/>
            <w:gridSpan w:val="2"/>
            <w:tcBorders>
              <w:top w:val="single" w:sz="4" w:space="0" w:color="000000"/>
              <w:left w:val="single" w:sz="4" w:space="0" w:color="000000"/>
              <w:bottom w:val="single" w:sz="4" w:space="0" w:color="000000"/>
            </w:tcBorders>
            <w:shd w:val="clear" w:color="auto" w:fill="auto"/>
            <w:vAlign w:val="bottom"/>
          </w:tcPr>
          <w:p w:rsidR="00B04C2A" w:rsidRDefault="00B04C2A">
            <w:pPr>
              <w:snapToGrid w:val="0"/>
              <w:rPr>
                <w:rFonts w:ascii="Arial" w:hAnsi="Arial" w:cs="Arial"/>
                <w:b/>
                <w:bCs/>
              </w:rPr>
            </w:pPr>
            <w:r>
              <w:rPr>
                <w:rFonts w:ascii="Arial" w:hAnsi="Arial" w:cs="Arial"/>
                <w:b/>
                <w:bCs/>
              </w:rPr>
              <w:t>Proprioception (led- &amp; muskelsinnet)</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b/>
                <w:bCs/>
                <w:sz w:val="20"/>
              </w:rPr>
            </w:pPr>
            <w:proofErr w:type="gramStart"/>
            <w:r>
              <w:rPr>
                <w:rFonts w:ascii="Arial" w:hAnsi="Arial" w:cs="Arial"/>
                <w:b/>
                <w:bCs/>
                <w:sz w:val="20"/>
              </w:rPr>
              <w:t>a,o</w:t>
            </w:r>
            <w:proofErr w:type="gramEnd"/>
            <w:r>
              <w:rPr>
                <w:rFonts w:ascii="Arial" w:hAnsi="Arial" w:cs="Arial"/>
                <w:b/>
                <w:bCs/>
                <w:sz w:val="20"/>
              </w:rPr>
              <w:t>,s Am % </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b/>
                <w:bCs/>
                <w:sz w:val="20"/>
              </w:rPr>
            </w:pPr>
            <w:proofErr w:type="gramStart"/>
            <w:r>
              <w:rPr>
                <w:rFonts w:ascii="Arial" w:hAnsi="Arial" w:cs="Arial"/>
                <w:b/>
                <w:bCs/>
                <w:sz w:val="20"/>
              </w:rPr>
              <w:t>a,o</w:t>
            </w:r>
            <w:proofErr w:type="gramEnd"/>
            <w:r>
              <w:rPr>
                <w:rFonts w:ascii="Arial" w:hAnsi="Arial" w:cs="Arial"/>
                <w:b/>
                <w:bCs/>
                <w:sz w:val="20"/>
              </w:rPr>
              <w:t>,s Swe % </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proofErr w:type="gramStart"/>
            <w:r>
              <w:rPr>
                <w:rFonts w:ascii="Arial" w:hAnsi="Arial" w:cs="Arial"/>
                <w:b/>
                <w:bCs/>
                <w:sz w:val="20"/>
              </w:rPr>
              <w:t>n,r</w:t>
            </w:r>
            <w:proofErr w:type="gramEnd"/>
            <w:r>
              <w:rPr>
                <w:rFonts w:ascii="Arial" w:hAnsi="Arial" w:cs="Arial"/>
                <w:b/>
                <w:bCs/>
                <w:sz w:val="20"/>
              </w:rPr>
              <w:t xml:space="preserve"> Am % </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proofErr w:type="gramStart"/>
            <w:r>
              <w:rPr>
                <w:rFonts w:ascii="Arial" w:hAnsi="Arial" w:cs="Arial"/>
                <w:b/>
                <w:bCs/>
                <w:sz w:val="20"/>
              </w:rPr>
              <w:t>n,r</w:t>
            </w:r>
            <w:proofErr w:type="gramEnd"/>
            <w:r>
              <w:rPr>
                <w:rFonts w:ascii="Arial" w:hAnsi="Arial" w:cs="Arial"/>
                <w:b/>
                <w:bCs/>
                <w:sz w:val="20"/>
              </w:rPr>
              <w:t xml:space="preserve"> Swe % </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center"/>
              <w:rPr>
                <w:rFonts w:ascii="Arial" w:hAnsi="Arial" w:cs="Arial"/>
                <w:b/>
                <w:bCs/>
                <w:sz w:val="20"/>
                <w:lang w:val="en-US"/>
              </w:rPr>
            </w:pPr>
            <w:r>
              <w:rPr>
                <w:rFonts w:ascii="Arial" w:hAnsi="Arial" w:cs="Arial"/>
                <w:b/>
                <w:bCs/>
                <w:sz w:val="20"/>
                <w:lang w:val="en-US"/>
              </w:rPr>
              <w:t>P- value</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1</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Håller ditt barn saker så hårt att de blir svåra att använda?</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41.0</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20.0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59.0</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80.0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0.080</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2</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Gnisslar ditt barn tänder?</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52.5</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24.0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47.5</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76.0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b/>
                <w:bCs/>
                <w:sz w:val="20"/>
                <w:lang w:val="en-US"/>
              </w:rPr>
            </w:pPr>
            <w:r>
              <w:rPr>
                <w:rFonts w:ascii="Arial" w:hAnsi="Arial" w:cs="Arial"/>
                <w:b/>
                <w:bCs/>
                <w:sz w:val="20"/>
                <w:lang w:val="en-US"/>
              </w:rPr>
              <w:t>0.023</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3</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Verkar ditt barn söka sig till aktiviteter som att knuffa, dra, släpa, lyfta och hoppa?</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77.5</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44.0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22.5</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56.0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b/>
                <w:bCs/>
                <w:sz w:val="20"/>
                <w:lang w:val="en-US"/>
              </w:rPr>
            </w:pPr>
            <w:r>
              <w:rPr>
                <w:rFonts w:ascii="Arial" w:hAnsi="Arial" w:cs="Arial"/>
                <w:b/>
                <w:bCs/>
                <w:sz w:val="20"/>
                <w:lang w:val="en-US"/>
              </w:rPr>
              <w:t>0.006</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lastRenderedPageBreak/>
              <w:t>4</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Verkar ditt barn osäker på hur stor rörelse som krävs när han/hon ska sätta sig eller ta ett steg över något?</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39.0</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44.0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61.0</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56.0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0.690</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5</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Greppar ditt barn saker så löst att de blir svåra att använda?</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25.6</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16.0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74.4</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84.0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0.363</w:t>
            </w:r>
          </w:p>
        </w:tc>
      </w:tr>
      <w:tr w:rsidR="00B04C2A">
        <w:trPr>
          <w:trHeight w:val="76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6</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Verkar ditt barn använda för mycket kraft för uppgiften, som att gå tungt, slå i dörrar eller trycka för hårt när pennor och kritor används?</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56.1</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44.0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43.9</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56.0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0.340</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7</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Hoppar ditt barn mycket?</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73.2</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52.0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26.8</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48.0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0.080</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8</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Har ditt barn svårt att på ett lämpligt sätt leka med husdjur, t ex klappar dem för hårt?</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48.8</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32.0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51.2</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68.0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0.181</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9</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Har ditt barn svårt att sätta sig tillrätta på en stol?</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39.0</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56.0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61.0</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44.0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0.179</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jc w:val="right"/>
              <w:rPr>
                <w:rFonts w:ascii="Arial" w:hAnsi="Arial" w:cs="Arial"/>
                <w:b/>
                <w:bCs/>
                <w:sz w:val="20"/>
              </w:rPr>
            </w:pPr>
            <w:r>
              <w:rPr>
                <w:rFonts w:ascii="Arial" w:hAnsi="Arial" w:cs="Arial"/>
                <w:b/>
                <w:bCs/>
                <w:sz w:val="20"/>
              </w:rPr>
              <w:t>10</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Törnar eller stöter ditt barn emot andra barn?</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41.5</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40.0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58.5</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60.0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0.907</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jc w:val="right"/>
              <w:rPr>
                <w:rFonts w:ascii="Arial" w:hAnsi="Arial" w:cs="Arial"/>
                <w:b/>
                <w:bCs/>
                <w:sz w:val="20"/>
              </w:rPr>
            </w:pPr>
            <w:r>
              <w:rPr>
                <w:rFonts w:ascii="Arial" w:hAnsi="Arial" w:cs="Arial"/>
                <w:b/>
                <w:bCs/>
                <w:sz w:val="20"/>
              </w:rPr>
              <w:t>11</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Verkar ditt barn vara allmänt svag i kroppen?</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20.0</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28.0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80.0</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72.0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0.456</w:t>
            </w:r>
          </w:p>
        </w:tc>
      </w:tr>
      <w:tr w:rsidR="00B04C2A">
        <w:trPr>
          <w:trHeight w:val="52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jc w:val="right"/>
              <w:rPr>
                <w:rFonts w:ascii="Arial" w:hAnsi="Arial" w:cs="Arial"/>
                <w:b/>
                <w:bCs/>
                <w:sz w:val="20"/>
              </w:rPr>
            </w:pPr>
            <w:r>
              <w:rPr>
                <w:rFonts w:ascii="Arial" w:hAnsi="Arial" w:cs="Arial"/>
                <w:b/>
                <w:bCs/>
                <w:sz w:val="20"/>
              </w:rPr>
              <w:t>12</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Tuggar ditt barn oftare på leksaker, kläder eller annat, jämfört med andra barn?</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43.9</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44.0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56.1</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56.0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0.994</w:t>
            </w:r>
          </w:p>
        </w:tc>
      </w:tr>
      <w:tr w:rsidR="00B04C2A">
        <w:trPr>
          <w:trHeight w:val="330"/>
        </w:trPr>
        <w:tc>
          <w:tcPr>
            <w:tcW w:w="5318" w:type="dxa"/>
            <w:gridSpan w:val="2"/>
            <w:tcBorders>
              <w:top w:val="single" w:sz="4" w:space="0" w:color="000000"/>
              <w:left w:val="single" w:sz="4" w:space="0" w:color="000000"/>
              <w:bottom w:val="single" w:sz="4" w:space="0" w:color="000000"/>
            </w:tcBorders>
            <w:shd w:val="clear" w:color="auto" w:fill="auto"/>
            <w:vAlign w:val="bottom"/>
          </w:tcPr>
          <w:p w:rsidR="00B04C2A" w:rsidRDefault="00B04C2A">
            <w:pPr>
              <w:snapToGrid w:val="0"/>
              <w:rPr>
                <w:rFonts w:ascii="Arial" w:hAnsi="Arial" w:cs="Arial"/>
                <w:b/>
                <w:bCs/>
              </w:rPr>
            </w:pPr>
            <w:r>
              <w:rPr>
                <w:rFonts w:ascii="Arial" w:hAnsi="Arial" w:cs="Arial"/>
                <w:b/>
                <w:bCs/>
              </w:rPr>
              <w:t>Taktila sinnet (känseln)</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b/>
                <w:bCs/>
                <w:sz w:val="20"/>
              </w:rPr>
            </w:pPr>
            <w:proofErr w:type="gramStart"/>
            <w:r>
              <w:rPr>
                <w:rFonts w:ascii="Arial" w:hAnsi="Arial" w:cs="Arial"/>
                <w:b/>
                <w:bCs/>
                <w:sz w:val="20"/>
              </w:rPr>
              <w:t>a,o</w:t>
            </w:r>
            <w:proofErr w:type="gramEnd"/>
            <w:r>
              <w:rPr>
                <w:rFonts w:ascii="Arial" w:hAnsi="Arial" w:cs="Arial"/>
                <w:b/>
                <w:bCs/>
                <w:sz w:val="20"/>
              </w:rPr>
              <w:t>,s Am % </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b/>
                <w:bCs/>
                <w:sz w:val="20"/>
              </w:rPr>
            </w:pPr>
            <w:proofErr w:type="gramStart"/>
            <w:r>
              <w:rPr>
                <w:rFonts w:ascii="Arial" w:hAnsi="Arial" w:cs="Arial"/>
                <w:b/>
                <w:bCs/>
                <w:sz w:val="20"/>
              </w:rPr>
              <w:t>a,o</w:t>
            </w:r>
            <w:proofErr w:type="gramEnd"/>
            <w:r>
              <w:rPr>
                <w:rFonts w:ascii="Arial" w:hAnsi="Arial" w:cs="Arial"/>
                <w:b/>
                <w:bCs/>
                <w:sz w:val="20"/>
              </w:rPr>
              <w:t>,s Swe % </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proofErr w:type="gramStart"/>
            <w:r>
              <w:rPr>
                <w:rFonts w:ascii="Arial" w:hAnsi="Arial" w:cs="Arial"/>
                <w:b/>
                <w:bCs/>
                <w:sz w:val="20"/>
              </w:rPr>
              <w:t>n,r</w:t>
            </w:r>
            <w:proofErr w:type="gramEnd"/>
            <w:r>
              <w:rPr>
                <w:rFonts w:ascii="Arial" w:hAnsi="Arial" w:cs="Arial"/>
                <w:b/>
                <w:bCs/>
                <w:sz w:val="20"/>
              </w:rPr>
              <w:t xml:space="preserve"> Am % </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proofErr w:type="gramStart"/>
            <w:r>
              <w:rPr>
                <w:rFonts w:ascii="Arial" w:hAnsi="Arial" w:cs="Arial"/>
                <w:b/>
                <w:bCs/>
                <w:sz w:val="20"/>
              </w:rPr>
              <w:t>n,r</w:t>
            </w:r>
            <w:proofErr w:type="gramEnd"/>
            <w:r>
              <w:rPr>
                <w:rFonts w:ascii="Arial" w:hAnsi="Arial" w:cs="Arial"/>
                <w:b/>
                <w:bCs/>
                <w:sz w:val="20"/>
              </w:rPr>
              <w:t xml:space="preserve"> Swe % </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center"/>
              <w:rPr>
                <w:rFonts w:ascii="Arial" w:hAnsi="Arial" w:cs="Arial"/>
                <w:b/>
                <w:bCs/>
                <w:sz w:val="20"/>
                <w:lang w:val="en-US"/>
              </w:rPr>
            </w:pPr>
            <w:r>
              <w:rPr>
                <w:rFonts w:ascii="Arial" w:hAnsi="Arial" w:cs="Arial"/>
                <w:b/>
                <w:bCs/>
                <w:sz w:val="20"/>
                <w:lang w:val="en-US"/>
              </w:rPr>
              <w:t>P- value</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1</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Drar sig ditt barn undan från lätt beröring?</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46.3</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48.0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53.7</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52.0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0.896</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2</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Verkar ditt barn sakna den normala medvetenheten om att känna beröring?</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26.8</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32.0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73.2</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68.0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0.653</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3</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Reagerar ditt barn negativt på känslan av nya kläder?</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34.1</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64.0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65.9</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39.0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b/>
                <w:bCs/>
                <w:sz w:val="20"/>
                <w:lang w:val="en-US"/>
              </w:rPr>
            </w:pPr>
            <w:r>
              <w:rPr>
                <w:rFonts w:ascii="Arial" w:hAnsi="Arial" w:cs="Arial"/>
                <w:b/>
                <w:bCs/>
                <w:sz w:val="20"/>
                <w:lang w:val="en-US"/>
              </w:rPr>
              <w:t>0.018</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4</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Visar ditt barn en ovanlig motvilja mot att få håret kammat, borstat eller ”stylat”?</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65.0</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48.0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35.0</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52.0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0.176</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5</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Föredrar ditt barn att beröra snarare än att bli berörd?</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57.5</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40.0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42.5</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60.0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0.170</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6</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Verkar ditt barn ha ett stort behov av att vidröra material med olika karaktär?</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48.8</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48.0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51.2</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52.0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0.951</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7</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Vägrar ditt barn att bära hatt, solglasögon eller andra accessoarer?</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87.8</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32.0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12.2</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68.0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b/>
                <w:bCs/>
                <w:sz w:val="20"/>
                <w:lang w:val="en-US"/>
              </w:rPr>
            </w:pPr>
            <w:r>
              <w:rPr>
                <w:rFonts w:ascii="Arial" w:hAnsi="Arial" w:cs="Arial"/>
                <w:b/>
                <w:bCs/>
                <w:sz w:val="20"/>
                <w:lang w:val="en-US"/>
              </w:rPr>
              <w:t>0.000</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8</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Störs ditt barn av att få sina finger- eller tånaglar klippta?</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68.3</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52.0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31.7</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48.0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0.186</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9</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Har ditt barn en tendens att hela tiden röra vid saker?</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60.0</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68.0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40.0</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32.0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0.516</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jc w:val="right"/>
              <w:rPr>
                <w:rFonts w:ascii="Arial" w:hAnsi="Arial" w:cs="Arial"/>
                <w:b/>
                <w:bCs/>
                <w:sz w:val="20"/>
              </w:rPr>
            </w:pPr>
            <w:r>
              <w:rPr>
                <w:rFonts w:ascii="Arial" w:hAnsi="Arial" w:cs="Arial"/>
                <w:b/>
                <w:bCs/>
                <w:sz w:val="20"/>
              </w:rPr>
              <w:t>10</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Undviker eller ogillar ditt barn att leka med sand och liknande material?</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42.5</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16.0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57.5</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84.0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b/>
                <w:bCs/>
                <w:sz w:val="20"/>
                <w:lang w:val="en-US"/>
              </w:rPr>
            </w:pPr>
            <w:r>
              <w:rPr>
                <w:rFonts w:ascii="Arial" w:hAnsi="Arial" w:cs="Arial"/>
                <w:b/>
                <w:bCs/>
                <w:sz w:val="20"/>
                <w:lang w:val="en-US"/>
              </w:rPr>
              <w:t>0.026</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jc w:val="right"/>
              <w:rPr>
                <w:rFonts w:ascii="Arial" w:hAnsi="Arial" w:cs="Arial"/>
                <w:b/>
                <w:bCs/>
                <w:sz w:val="20"/>
              </w:rPr>
            </w:pPr>
            <w:r>
              <w:rPr>
                <w:rFonts w:ascii="Arial" w:hAnsi="Arial" w:cs="Arial"/>
                <w:b/>
                <w:bCs/>
                <w:sz w:val="20"/>
              </w:rPr>
              <w:t>11</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Föredrar ditt barn kläder i något visst material eller särskilda tyger?</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41.5</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48.0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58.5</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52.0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0.604</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jc w:val="right"/>
              <w:rPr>
                <w:rFonts w:ascii="Arial" w:hAnsi="Arial" w:cs="Arial"/>
                <w:b/>
                <w:bCs/>
                <w:sz w:val="20"/>
              </w:rPr>
            </w:pPr>
            <w:r>
              <w:rPr>
                <w:rFonts w:ascii="Arial" w:hAnsi="Arial" w:cs="Arial"/>
                <w:b/>
                <w:bCs/>
                <w:sz w:val="20"/>
              </w:rPr>
              <w:t>12</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Störs ditt barn av att någon vidrör hans/hennes ansikte?</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53.7</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32.0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46.3</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68.0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0.086</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jc w:val="right"/>
              <w:rPr>
                <w:rFonts w:ascii="Arial" w:hAnsi="Arial" w:cs="Arial"/>
                <w:b/>
                <w:bCs/>
                <w:sz w:val="20"/>
              </w:rPr>
            </w:pPr>
            <w:r>
              <w:rPr>
                <w:rFonts w:ascii="Arial" w:hAnsi="Arial" w:cs="Arial"/>
                <w:b/>
                <w:bCs/>
                <w:sz w:val="20"/>
              </w:rPr>
              <w:t>13</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Störs ditt barn av att bli tvättad i ansiktet?</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75.0</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72.0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25.0</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28.0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0.789</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jc w:val="right"/>
              <w:rPr>
                <w:rFonts w:ascii="Arial" w:hAnsi="Arial" w:cs="Arial"/>
                <w:b/>
                <w:bCs/>
                <w:sz w:val="20"/>
              </w:rPr>
            </w:pPr>
            <w:r>
              <w:rPr>
                <w:rFonts w:ascii="Arial" w:hAnsi="Arial" w:cs="Arial"/>
                <w:b/>
                <w:bCs/>
                <w:sz w:val="20"/>
              </w:rPr>
              <w:t>14</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Motsätter sig eller ogillar ditt barn att bära kortärmat eller shorts?</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7.3</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24.0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92.7</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76.0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0.063</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jc w:val="right"/>
              <w:rPr>
                <w:rFonts w:ascii="Arial" w:hAnsi="Arial" w:cs="Arial"/>
                <w:b/>
                <w:bCs/>
                <w:sz w:val="20"/>
              </w:rPr>
            </w:pPr>
            <w:r>
              <w:rPr>
                <w:rFonts w:ascii="Arial" w:hAnsi="Arial" w:cs="Arial"/>
                <w:b/>
                <w:bCs/>
                <w:sz w:val="20"/>
              </w:rPr>
              <w:t>15</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Ogillar ditt barn att äta kladdig mat med händerna?</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50.0</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52.0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50.0</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48.0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0.875</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jc w:val="right"/>
              <w:rPr>
                <w:rFonts w:ascii="Arial" w:hAnsi="Arial" w:cs="Arial"/>
                <w:b/>
                <w:bCs/>
                <w:sz w:val="20"/>
              </w:rPr>
            </w:pPr>
            <w:r>
              <w:rPr>
                <w:rFonts w:ascii="Arial" w:hAnsi="Arial" w:cs="Arial"/>
                <w:b/>
                <w:bCs/>
                <w:sz w:val="20"/>
              </w:rPr>
              <w:t>16</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Verkar ditt barn ovilligt att äta viss mat på grund av dess konsistens?</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58.5</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64.0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41.5</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36.0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0.659</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jc w:val="right"/>
              <w:rPr>
                <w:rFonts w:ascii="Arial" w:hAnsi="Arial" w:cs="Arial"/>
                <w:b/>
                <w:bCs/>
                <w:sz w:val="20"/>
              </w:rPr>
            </w:pPr>
            <w:r>
              <w:rPr>
                <w:rFonts w:ascii="Arial" w:hAnsi="Arial" w:cs="Arial"/>
                <w:b/>
                <w:bCs/>
                <w:sz w:val="20"/>
              </w:rPr>
              <w:t>17</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Undviker ditt barn att stoppa sina händer i fingerfärg, klister, sand, lera, jord, lim eller andra kladdiga saker?</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46.3</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44.0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53.7</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56.0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0.853</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jc w:val="right"/>
              <w:rPr>
                <w:rFonts w:ascii="Arial" w:hAnsi="Arial" w:cs="Arial"/>
                <w:b/>
                <w:bCs/>
                <w:sz w:val="20"/>
              </w:rPr>
            </w:pPr>
            <w:r>
              <w:rPr>
                <w:rFonts w:ascii="Arial" w:hAnsi="Arial" w:cs="Arial"/>
                <w:b/>
                <w:bCs/>
                <w:sz w:val="20"/>
              </w:rPr>
              <w:t>18</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Störs ditt barn av att få sitt hår klippt?</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78.0</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60.0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22.0</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40.0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0.116</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jc w:val="right"/>
              <w:rPr>
                <w:rFonts w:ascii="Arial" w:hAnsi="Arial" w:cs="Arial"/>
                <w:b/>
                <w:bCs/>
                <w:sz w:val="20"/>
              </w:rPr>
            </w:pPr>
            <w:r>
              <w:rPr>
                <w:rFonts w:ascii="Arial" w:hAnsi="Arial" w:cs="Arial"/>
                <w:b/>
                <w:bCs/>
                <w:sz w:val="20"/>
              </w:rPr>
              <w:lastRenderedPageBreak/>
              <w:t>19</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Överreagerar ditt barn på mindre skador?</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29.3</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52.0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70.7</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48.0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0.065</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jc w:val="right"/>
              <w:rPr>
                <w:rFonts w:ascii="Arial" w:hAnsi="Arial" w:cs="Arial"/>
                <w:b/>
                <w:bCs/>
                <w:sz w:val="20"/>
              </w:rPr>
            </w:pPr>
            <w:r>
              <w:rPr>
                <w:rFonts w:ascii="Arial" w:hAnsi="Arial" w:cs="Arial"/>
                <w:b/>
                <w:bCs/>
                <w:sz w:val="20"/>
              </w:rPr>
              <w:t>20</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Har ditt barn en ovanligt hög smärttröskel?</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47.5</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48.0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52.5</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52.0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0.969</w:t>
            </w:r>
          </w:p>
        </w:tc>
      </w:tr>
      <w:tr w:rsidR="00B04C2A">
        <w:trPr>
          <w:trHeight w:val="27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rPr>
                <w:rFonts w:ascii="Arial" w:hAnsi="Arial" w:cs="Arial"/>
                <w:sz w:val="20"/>
              </w:rPr>
            </w:pP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p>
        </w:tc>
      </w:tr>
      <w:tr w:rsidR="00B04C2A">
        <w:trPr>
          <w:trHeight w:val="330"/>
        </w:trPr>
        <w:tc>
          <w:tcPr>
            <w:tcW w:w="5318" w:type="dxa"/>
            <w:gridSpan w:val="2"/>
            <w:tcBorders>
              <w:top w:val="single" w:sz="4" w:space="0" w:color="000000"/>
              <w:left w:val="single" w:sz="4" w:space="0" w:color="000000"/>
              <w:bottom w:val="single" w:sz="4" w:space="0" w:color="000000"/>
            </w:tcBorders>
            <w:shd w:val="clear" w:color="auto" w:fill="auto"/>
            <w:vAlign w:val="bottom"/>
          </w:tcPr>
          <w:p w:rsidR="00B04C2A" w:rsidRDefault="00B04C2A">
            <w:pPr>
              <w:snapToGrid w:val="0"/>
              <w:rPr>
                <w:rFonts w:ascii="Arial" w:hAnsi="Arial" w:cs="Arial"/>
                <w:b/>
                <w:bCs/>
              </w:rPr>
            </w:pPr>
            <w:r>
              <w:rPr>
                <w:rFonts w:ascii="Arial" w:hAnsi="Arial" w:cs="Arial"/>
                <w:b/>
                <w:bCs/>
              </w:rPr>
              <w:t>Vestibulära sinnet (balansen)</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b/>
                <w:bCs/>
                <w:sz w:val="20"/>
              </w:rPr>
            </w:pPr>
            <w:proofErr w:type="gramStart"/>
            <w:r>
              <w:rPr>
                <w:rFonts w:ascii="Arial" w:hAnsi="Arial" w:cs="Arial"/>
                <w:b/>
                <w:bCs/>
                <w:sz w:val="20"/>
              </w:rPr>
              <w:t>a,o</w:t>
            </w:r>
            <w:proofErr w:type="gramEnd"/>
            <w:r>
              <w:rPr>
                <w:rFonts w:ascii="Arial" w:hAnsi="Arial" w:cs="Arial"/>
                <w:b/>
                <w:bCs/>
                <w:sz w:val="20"/>
              </w:rPr>
              <w:t>,s Am % </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b/>
                <w:bCs/>
                <w:sz w:val="20"/>
              </w:rPr>
            </w:pPr>
            <w:proofErr w:type="gramStart"/>
            <w:r>
              <w:rPr>
                <w:rFonts w:ascii="Arial" w:hAnsi="Arial" w:cs="Arial"/>
                <w:b/>
                <w:bCs/>
                <w:sz w:val="20"/>
              </w:rPr>
              <w:t>a,o</w:t>
            </w:r>
            <w:proofErr w:type="gramEnd"/>
            <w:r>
              <w:rPr>
                <w:rFonts w:ascii="Arial" w:hAnsi="Arial" w:cs="Arial"/>
                <w:b/>
                <w:bCs/>
                <w:sz w:val="20"/>
              </w:rPr>
              <w:t>,s Swe % </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proofErr w:type="gramStart"/>
            <w:r>
              <w:rPr>
                <w:rFonts w:ascii="Arial" w:hAnsi="Arial" w:cs="Arial"/>
                <w:b/>
                <w:bCs/>
                <w:sz w:val="20"/>
              </w:rPr>
              <w:t>n,r</w:t>
            </w:r>
            <w:proofErr w:type="gramEnd"/>
            <w:r>
              <w:rPr>
                <w:rFonts w:ascii="Arial" w:hAnsi="Arial" w:cs="Arial"/>
                <w:b/>
                <w:bCs/>
                <w:sz w:val="20"/>
              </w:rPr>
              <w:t xml:space="preserve"> Am % </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proofErr w:type="gramStart"/>
            <w:r>
              <w:rPr>
                <w:rFonts w:ascii="Arial" w:hAnsi="Arial" w:cs="Arial"/>
                <w:b/>
                <w:bCs/>
                <w:sz w:val="20"/>
              </w:rPr>
              <w:t>n,r</w:t>
            </w:r>
            <w:proofErr w:type="gramEnd"/>
            <w:r>
              <w:rPr>
                <w:rFonts w:ascii="Arial" w:hAnsi="Arial" w:cs="Arial"/>
                <w:b/>
                <w:bCs/>
                <w:sz w:val="20"/>
              </w:rPr>
              <w:t xml:space="preserve"> Swe % </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center"/>
              <w:rPr>
                <w:rFonts w:ascii="Arial" w:hAnsi="Arial" w:cs="Arial"/>
                <w:b/>
                <w:bCs/>
                <w:sz w:val="20"/>
                <w:lang w:val="en-US"/>
              </w:rPr>
            </w:pPr>
            <w:r>
              <w:rPr>
                <w:rFonts w:ascii="Arial" w:hAnsi="Arial" w:cs="Arial"/>
                <w:b/>
                <w:bCs/>
                <w:sz w:val="20"/>
                <w:lang w:val="en-US"/>
              </w:rPr>
              <w:t>P- value</w:t>
            </w:r>
          </w:p>
        </w:tc>
      </w:tr>
      <w:tr w:rsidR="00B04C2A">
        <w:trPr>
          <w:trHeight w:val="102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1</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Verkar ditt barn överdrivet ängslig vid rörelse/läges-förändringar, som att gå upp och ner för trappor, gunga på en gunga eller gungbräda, åka rutschkana eller använda andra redskap på lekplatser?</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26.8</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32.0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73.2</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68.0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0.653</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2</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Oroas ditt barn när han/hon blir förflyttad eller sitter på redskap som är i rörelse?</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34.1</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32.0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65.9</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68.0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0.858</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3</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Har ditt barn bra balans?</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34.1</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40.0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65.9</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60.0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0.632</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4</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Undviker ditt barn aktiviteter som utmanar balansen, t ex gå på trottoarkanter eller på ojämn mark?</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22.0</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36.0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78.0</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64.0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0.214</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5</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Tycker ditt barn om snabbt snurrande åkattraktioner som exempelvis karuseller?</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60.0</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36.0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40.0</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64.0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0.060</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6</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Faller ditt barn av stolen när han/hon ändrar ställning?</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17.5</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24.0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82.5</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76.0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0.524</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7</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Är ditt barn oförmöget att ta emot sig när han/hon ramlar?</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43.6</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36.0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56.4</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64.0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0.546</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8</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Verkar ditt barn bli mindre yr än vad andra barn brukar bli?</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61.5</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20.0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38.5</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80.0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b/>
                <w:bCs/>
                <w:sz w:val="20"/>
                <w:lang w:val="en-US"/>
              </w:rPr>
            </w:pPr>
            <w:r>
              <w:rPr>
                <w:rFonts w:ascii="Arial" w:hAnsi="Arial" w:cs="Arial"/>
                <w:b/>
                <w:bCs/>
                <w:sz w:val="20"/>
                <w:lang w:val="en-US"/>
              </w:rPr>
              <w:t>0.001</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9</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Verkar ditt barn vara allmänt svag i kroppen?</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24.4</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24.0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75.6</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76.0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0.971</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jc w:val="right"/>
              <w:rPr>
                <w:rFonts w:ascii="Arial" w:hAnsi="Arial" w:cs="Arial"/>
                <w:b/>
                <w:bCs/>
                <w:sz w:val="20"/>
              </w:rPr>
            </w:pPr>
            <w:r>
              <w:rPr>
                <w:rFonts w:ascii="Arial" w:hAnsi="Arial" w:cs="Arial"/>
                <w:b/>
                <w:bCs/>
                <w:sz w:val="20"/>
              </w:rPr>
              <w:t>10</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Snurrar ditt barn runt mer än andra barn?</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46.3</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48.0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53.7</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52.0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0.896</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jc w:val="right"/>
              <w:rPr>
                <w:rFonts w:ascii="Arial" w:hAnsi="Arial" w:cs="Arial"/>
                <w:b/>
                <w:bCs/>
                <w:sz w:val="20"/>
              </w:rPr>
            </w:pPr>
            <w:r>
              <w:rPr>
                <w:rFonts w:ascii="Arial" w:hAnsi="Arial" w:cs="Arial"/>
                <w:b/>
                <w:bCs/>
                <w:sz w:val="20"/>
              </w:rPr>
              <w:t>11</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Vaggar ditt barn fram och tillbaka när han/hon är stressad?</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17.1</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32.0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82.9</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68.0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0.160</w:t>
            </w:r>
          </w:p>
        </w:tc>
      </w:tr>
      <w:tr w:rsidR="00B04C2A">
        <w:trPr>
          <w:trHeight w:val="76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jc w:val="right"/>
              <w:rPr>
                <w:rFonts w:ascii="Arial" w:hAnsi="Arial" w:cs="Arial"/>
                <w:b/>
                <w:bCs/>
                <w:sz w:val="20"/>
              </w:rPr>
            </w:pPr>
            <w:r>
              <w:rPr>
                <w:rFonts w:ascii="Arial" w:hAnsi="Arial" w:cs="Arial"/>
                <w:b/>
                <w:bCs/>
                <w:sz w:val="20"/>
              </w:rPr>
              <w:t>12</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Tycker ditt barn om att bli upp- och nervänd eller njuter han/hon av aktiviteter där man t ex hänger upp- och nerpå eller slår kullerbyttor?</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80.0</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32.0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20.0</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68.0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b/>
                <w:bCs/>
                <w:sz w:val="20"/>
                <w:lang w:val="en-US"/>
              </w:rPr>
            </w:pPr>
            <w:r>
              <w:rPr>
                <w:rFonts w:ascii="Arial" w:hAnsi="Arial" w:cs="Arial"/>
                <w:b/>
                <w:bCs/>
                <w:sz w:val="20"/>
                <w:lang w:val="en-US"/>
              </w:rPr>
              <w:t>0.000</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jc w:val="right"/>
              <w:rPr>
                <w:rFonts w:ascii="Arial" w:hAnsi="Arial" w:cs="Arial"/>
                <w:b/>
                <w:bCs/>
                <w:sz w:val="20"/>
              </w:rPr>
            </w:pPr>
            <w:r>
              <w:rPr>
                <w:rFonts w:ascii="Arial" w:hAnsi="Arial" w:cs="Arial"/>
                <w:b/>
                <w:bCs/>
                <w:sz w:val="20"/>
              </w:rPr>
              <w:t>13</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Var ditt barn rädd för att gunga eller hoppa som riktigt liten?</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26.8</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20.0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73.2</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80.0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0.530</w:t>
            </w:r>
          </w:p>
        </w:tc>
      </w:tr>
      <w:tr w:rsidR="00B04C2A">
        <w:trPr>
          <w:trHeight w:val="76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jc w:val="right"/>
              <w:rPr>
                <w:rFonts w:ascii="Arial" w:hAnsi="Arial" w:cs="Arial"/>
                <w:b/>
                <w:bCs/>
                <w:sz w:val="20"/>
              </w:rPr>
            </w:pPr>
            <w:r>
              <w:rPr>
                <w:rFonts w:ascii="Arial" w:hAnsi="Arial" w:cs="Arial"/>
                <w:b/>
                <w:bCs/>
                <w:sz w:val="20"/>
              </w:rPr>
              <w:t>14</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Jämfört med andra barn i samma ålder, verkar ditt barn åka längre och mer intensivt på vissa av lekplatsens redskap, exempelvis gungor och karuseller?</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61.0</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32.0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39.0</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68.0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b/>
                <w:bCs/>
                <w:sz w:val="20"/>
                <w:lang w:val="en-US"/>
              </w:rPr>
            </w:pPr>
            <w:r>
              <w:rPr>
                <w:rFonts w:ascii="Arial" w:hAnsi="Arial" w:cs="Arial"/>
                <w:b/>
                <w:bCs/>
                <w:sz w:val="20"/>
                <w:lang w:val="en-US"/>
              </w:rPr>
              <w:t>0.022</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jc w:val="right"/>
              <w:rPr>
                <w:rFonts w:ascii="Arial" w:hAnsi="Arial" w:cs="Arial"/>
                <w:b/>
                <w:bCs/>
                <w:sz w:val="20"/>
              </w:rPr>
            </w:pPr>
            <w:r>
              <w:rPr>
                <w:rFonts w:ascii="Arial" w:hAnsi="Arial" w:cs="Arial"/>
                <w:b/>
                <w:bCs/>
                <w:sz w:val="20"/>
              </w:rPr>
              <w:t>15</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Stressas ditt barn av att ha huvudet i en annan position än upprätt, som att luta huvudet bakåt eller vara upp-och-ner?</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15.0</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24.0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85.0</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76.0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0.278</w:t>
            </w:r>
          </w:p>
        </w:tc>
      </w:tr>
      <w:tr w:rsidR="00B04C2A">
        <w:trPr>
          <w:trHeight w:val="27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 </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rPr>
                <w:rFonts w:ascii="Arial" w:hAnsi="Arial" w:cs="Arial"/>
                <w:sz w:val="20"/>
              </w:rPr>
            </w:pP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 </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 </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 </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 </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 </w:t>
            </w:r>
          </w:p>
        </w:tc>
      </w:tr>
      <w:tr w:rsidR="00B04C2A">
        <w:trPr>
          <w:trHeight w:val="330"/>
        </w:trPr>
        <w:tc>
          <w:tcPr>
            <w:tcW w:w="5318" w:type="dxa"/>
            <w:gridSpan w:val="2"/>
            <w:tcBorders>
              <w:top w:val="single" w:sz="4" w:space="0" w:color="000000"/>
              <w:left w:val="single" w:sz="4" w:space="0" w:color="000000"/>
              <w:bottom w:val="single" w:sz="4" w:space="0" w:color="000000"/>
            </w:tcBorders>
            <w:shd w:val="clear" w:color="auto" w:fill="auto"/>
            <w:vAlign w:val="bottom"/>
          </w:tcPr>
          <w:p w:rsidR="00B04C2A" w:rsidRDefault="00B04C2A">
            <w:pPr>
              <w:snapToGrid w:val="0"/>
              <w:rPr>
                <w:rFonts w:ascii="Arial" w:hAnsi="Arial" w:cs="Arial"/>
                <w:b/>
                <w:bCs/>
              </w:rPr>
            </w:pPr>
            <w:r>
              <w:rPr>
                <w:rFonts w:ascii="Arial" w:hAnsi="Arial" w:cs="Arial"/>
                <w:b/>
                <w:bCs/>
              </w:rPr>
              <w:t>Visuella sinnet (synen)</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b/>
                <w:bCs/>
                <w:sz w:val="20"/>
              </w:rPr>
            </w:pPr>
            <w:proofErr w:type="gramStart"/>
            <w:r>
              <w:rPr>
                <w:rFonts w:ascii="Arial" w:hAnsi="Arial" w:cs="Arial"/>
                <w:b/>
                <w:bCs/>
                <w:sz w:val="20"/>
              </w:rPr>
              <w:t>a,o</w:t>
            </w:r>
            <w:proofErr w:type="gramEnd"/>
            <w:r>
              <w:rPr>
                <w:rFonts w:ascii="Arial" w:hAnsi="Arial" w:cs="Arial"/>
                <w:b/>
                <w:bCs/>
                <w:sz w:val="20"/>
              </w:rPr>
              <w:t>,s Am % </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b/>
                <w:bCs/>
                <w:sz w:val="20"/>
              </w:rPr>
            </w:pPr>
            <w:proofErr w:type="gramStart"/>
            <w:r>
              <w:rPr>
                <w:rFonts w:ascii="Arial" w:hAnsi="Arial" w:cs="Arial"/>
                <w:b/>
                <w:bCs/>
                <w:sz w:val="20"/>
              </w:rPr>
              <w:t>a,o</w:t>
            </w:r>
            <w:proofErr w:type="gramEnd"/>
            <w:r>
              <w:rPr>
                <w:rFonts w:ascii="Arial" w:hAnsi="Arial" w:cs="Arial"/>
                <w:b/>
                <w:bCs/>
                <w:sz w:val="20"/>
              </w:rPr>
              <w:t>,s Swe % </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proofErr w:type="gramStart"/>
            <w:r>
              <w:rPr>
                <w:rFonts w:ascii="Arial" w:hAnsi="Arial" w:cs="Arial"/>
                <w:b/>
                <w:bCs/>
                <w:sz w:val="20"/>
              </w:rPr>
              <w:t>n,r</w:t>
            </w:r>
            <w:proofErr w:type="gramEnd"/>
            <w:r>
              <w:rPr>
                <w:rFonts w:ascii="Arial" w:hAnsi="Arial" w:cs="Arial"/>
                <w:b/>
                <w:bCs/>
                <w:sz w:val="20"/>
              </w:rPr>
              <w:t xml:space="preserve"> Am % </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proofErr w:type="gramStart"/>
            <w:r>
              <w:rPr>
                <w:rFonts w:ascii="Arial" w:hAnsi="Arial" w:cs="Arial"/>
                <w:b/>
                <w:bCs/>
                <w:sz w:val="20"/>
              </w:rPr>
              <w:t>n,r</w:t>
            </w:r>
            <w:proofErr w:type="gramEnd"/>
            <w:r>
              <w:rPr>
                <w:rFonts w:ascii="Arial" w:hAnsi="Arial" w:cs="Arial"/>
                <w:b/>
                <w:bCs/>
                <w:sz w:val="20"/>
              </w:rPr>
              <w:t xml:space="preserve"> Swe % </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center"/>
              <w:rPr>
                <w:rFonts w:ascii="Arial" w:hAnsi="Arial" w:cs="Arial"/>
                <w:b/>
                <w:bCs/>
                <w:sz w:val="20"/>
                <w:lang w:val="en-US"/>
              </w:rPr>
            </w:pPr>
            <w:r>
              <w:rPr>
                <w:rFonts w:ascii="Arial" w:hAnsi="Arial" w:cs="Arial"/>
                <w:b/>
                <w:bCs/>
                <w:sz w:val="20"/>
                <w:lang w:val="en-US"/>
              </w:rPr>
              <w:t>P- value</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1</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Har ditt barn svårt att skilja på likartade tecken, som t ex ”b” och ”p” eller ”+” och ”x”?</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15.0</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32.0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85.0</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68.0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0.105</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2</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Är ditt barn känsligt eller besvärat av ljus, speciellt av skarpt ljus (blinkar, kisar, gråter eller blundar etc)?</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51.2</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64.0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48.8</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36.0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0.310</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3</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När ditt barn tittar på bilder, fokuserar han/hon då på mönster eller detaljer istället för att se helheten?</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67.5</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84.0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32.5</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16.0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0.141</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4</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Har ditt barn svårt att hålla ögonen på en aktuell uppgift eller aktivitet?</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70.7</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72.0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29.3</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28.0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0.912</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lastRenderedPageBreak/>
              <w:t>5</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Distraheras ditt barn lätt av synintryck?</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86.5</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72.0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13.5</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28.0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0.139</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6</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Har ditt barn svårt att hitta något som det ligger bland flera andra saker?</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43.6</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84.0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56.4</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16.0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b/>
                <w:bCs/>
                <w:sz w:val="20"/>
                <w:lang w:val="en-US"/>
              </w:rPr>
            </w:pPr>
            <w:r>
              <w:rPr>
                <w:rFonts w:ascii="Arial" w:hAnsi="Arial" w:cs="Arial"/>
                <w:b/>
                <w:bCs/>
                <w:sz w:val="20"/>
                <w:lang w:val="en-US"/>
              </w:rPr>
              <w:t>0.001</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7</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Blundar ditt barn med ena ögat eller lutar huvudet bakåt när han/hon tittar på något eller någon?</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33.3</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20.0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66.7</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80.0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0.247</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8</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Har ditt barn svårt för ovanliga visuella miljöer, som ett färgstarkt rum eller ett svagt upplyst rum?</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23.7</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32.0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76.3</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68.0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0.467</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9</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Har ditt barn svårt att kontrollera ögonrörelserna när han/hon ska följa t ex en boll med ögonen?</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34.2</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32.0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65.8</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68.0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0.856</w:t>
            </w:r>
          </w:p>
        </w:tc>
      </w:tr>
      <w:tr w:rsidR="00B04C2A">
        <w:trPr>
          <w:trHeight w:val="52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jc w:val="right"/>
              <w:rPr>
                <w:rFonts w:ascii="Arial" w:hAnsi="Arial" w:cs="Arial"/>
                <w:b/>
                <w:bCs/>
                <w:sz w:val="20"/>
              </w:rPr>
            </w:pPr>
            <w:r>
              <w:rPr>
                <w:rFonts w:ascii="Arial" w:hAnsi="Arial" w:cs="Arial"/>
                <w:b/>
                <w:bCs/>
                <w:sz w:val="20"/>
              </w:rPr>
              <w:t>10</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Har ditt barn svårt att namnge, skilja på eller para ihop färger, former eller storlekar?</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34.1</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24.0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65.9</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76.0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0.384</w:t>
            </w:r>
          </w:p>
        </w:tc>
      </w:tr>
      <w:tr w:rsidR="00B04C2A">
        <w:trPr>
          <w:trHeight w:val="52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 </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rPr>
                <w:rFonts w:ascii="Arial" w:hAnsi="Arial" w:cs="Arial"/>
                <w:sz w:val="20"/>
              </w:rPr>
            </w:pPr>
            <w:r>
              <w:rPr>
                <w:rFonts w:ascii="Arial" w:hAnsi="Arial" w:cs="Arial"/>
                <w:b/>
                <w:sz w:val="20"/>
              </w:rPr>
              <w:t>Om ditt barn är 6 år eller äldre, svara även på följande tre frågor</w:t>
            </w:r>
            <w:r>
              <w:rPr>
                <w:rFonts w:ascii="Arial" w:hAnsi="Arial" w:cs="Arial"/>
                <w:sz w:val="20"/>
              </w:rPr>
              <w:t>.</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 </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 </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 </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 </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rPr>
            </w:pPr>
            <w:r>
              <w:rPr>
                <w:rFonts w:ascii="Arial" w:hAnsi="Arial" w:cs="Arial"/>
                <w:sz w:val="20"/>
              </w:rPr>
              <w:t> </w:t>
            </w:r>
          </w:p>
        </w:tc>
      </w:tr>
      <w:tr w:rsidR="00B04C2A">
        <w:trPr>
          <w:trHeight w:val="76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jc w:val="right"/>
              <w:rPr>
                <w:rFonts w:ascii="Arial" w:hAnsi="Arial" w:cs="Arial"/>
                <w:b/>
                <w:bCs/>
                <w:sz w:val="20"/>
              </w:rPr>
            </w:pPr>
            <w:r>
              <w:rPr>
                <w:rFonts w:ascii="Arial" w:hAnsi="Arial" w:cs="Arial"/>
                <w:b/>
                <w:bCs/>
                <w:sz w:val="20"/>
              </w:rPr>
              <w:t>11</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Vände ditt barn på ord eller bokstäver, eller läste ord baklänges (t ex läste ”lam” istället för ”mal”) efter första klass?</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7.3</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27.3</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92.7</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72.7</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b/>
                <w:bCs/>
                <w:sz w:val="20"/>
                <w:lang w:val="en-US"/>
              </w:rPr>
            </w:pPr>
            <w:r>
              <w:rPr>
                <w:rFonts w:ascii="Arial" w:hAnsi="Arial" w:cs="Arial"/>
                <w:b/>
                <w:bCs/>
                <w:sz w:val="20"/>
                <w:lang w:val="en-US"/>
              </w:rPr>
              <w:t>0.040</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jc w:val="right"/>
              <w:rPr>
                <w:rFonts w:ascii="Arial" w:hAnsi="Arial" w:cs="Arial"/>
                <w:b/>
                <w:bCs/>
                <w:sz w:val="20"/>
              </w:rPr>
            </w:pPr>
            <w:r>
              <w:rPr>
                <w:rFonts w:ascii="Arial" w:hAnsi="Arial" w:cs="Arial"/>
                <w:b/>
                <w:bCs/>
                <w:sz w:val="20"/>
              </w:rPr>
              <w:t>12</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Tappar ditt barn bort sig på sidan när han/hon läser, skriver av, löser problem eller följer skrivna instruktioner?</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14.6</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61.9</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85.4</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38.1</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b/>
                <w:bCs/>
                <w:sz w:val="20"/>
                <w:lang w:val="en-US"/>
              </w:rPr>
            </w:pPr>
            <w:r>
              <w:rPr>
                <w:rFonts w:ascii="Arial" w:hAnsi="Arial" w:cs="Arial"/>
                <w:b/>
                <w:bCs/>
                <w:sz w:val="20"/>
                <w:lang w:val="en-US"/>
              </w:rPr>
              <w:t>0.000</w:t>
            </w:r>
          </w:p>
        </w:tc>
      </w:tr>
      <w:tr w:rsidR="00B04C2A">
        <w:trPr>
          <w:trHeight w:val="52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jc w:val="right"/>
              <w:rPr>
                <w:rFonts w:ascii="Arial" w:hAnsi="Arial" w:cs="Arial"/>
                <w:b/>
                <w:bCs/>
                <w:sz w:val="20"/>
              </w:rPr>
            </w:pPr>
            <w:r>
              <w:rPr>
                <w:rFonts w:ascii="Arial" w:hAnsi="Arial" w:cs="Arial"/>
                <w:b/>
                <w:bCs/>
                <w:sz w:val="20"/>
              </w:rPr>
              <w:t>13</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Har ditt barn svårt att i skolan flytta blicken från ”svarta tavlan” till papperet när han/hon ska skriva av en text?</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9.8</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50.0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90.2</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50.0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b/>
                <w:bCs/>
                <w:sz w:val="20"/>
                <w:lang w:val="en-US"/>
              </w:rPr>
            </w:pPr>
            <w:r>
              <w:rPr>
                <w:rFonts w:ascii="Arial" w:hAnsi="Arial" w:cs="Arial"/>
                <w:b/>
                <w:bCs/>
                <w:sz w:val="20"/>
                <w:lang w:val="en-US"/>
              </w:rPr>
              <w:t>0.001</w:t>
            </w:r>
          </w:p>
        </w:tc>
      </w:tr>
    </w:tbl>
    <w:p w:rsidR="00B04C2A" w:rsidRPr="00E22CF1" w:rsidRDefault="00B04C2A">
      <w:pPr>
        <w:pStyle w:val="Beskrivning1"/>
        <w:ind w:left="0"/>
        <w:jc w:val="both"/>
        <w:rPr>
          <w:i/>
          <w:iCs/>
          <w:lang w:val="en-GB"/>
          <w:rPrChange w:id="366" w:author="Lisbeth Claesson" w:date="2012-04-20T13:35:00Z">
            <w:rPr>
              <w:i/>
              <w:iCs/>
            </w:rPr>
          </w:rPrChange>
        </w:rPr>
      </w:pPr>
      <w:r w:rsidRPr="00E22CF1">
        <w:rPr>
          <w:i/>
          <w:iCs/>
          <w:lang w:val="en-GB"/>
          <w:rPrChange w:id="367" w:author="Lisbeth Claesson" w:date="2012-04-20T13:35:00Z">
            <w:rPr>
              <w:i/>
              <w:iCs/>
            </w:rPr>
          </w:rPrChange>
        </w:rPr>
        <w:t xml:space="preserve">                          </w:t>
      </w:r>
      <w:proofErr w:type="gramStart"/>
      <w:r w:rsidRPr="00E22CF1">
        <w:rPr>
          <w:i/>
          <w:iCs/>
          <w:lang w:val="en-GB"/>
          <w:rPrChange w:id="368" w:author="Lisbeth Claesson" w:date="2012-04-20T13:35:00Z">
            <w:rPr>
              <w:i/>
              <w:iCs/>
            </w:rPr>
          </w:rPrChange>
        </w:rPr>
        <w:t>a</w:t>
      </w:r>
      <w:proofErr w:type="gramEnd"/>
      <w:r w:rsidRPr="00E22CF1">
        <w:rPr>
          <w:i/>
          <w:iCs/>
          <w:lang w:val="en-GB"/>
          <w:rPrChange w:id="369" w:author="Lisbeth Claesson" w:date="2012-04-20T13:35:00Z">
            <w:rPr>
              <w:i/>
              <w:iCs/>
            </w:rPr>
          </w:rPrChange>
        </w:rPr>
        <w:t xml:space="preserve">, o, s =always, often, somtimes. </w:t>
      </w:r>
      <w:proofErr w:type="gramStart"/>
      <w:r w:rsidRPr="00E22CF1">
        <w:rPr>
          <w:i/>
          <w:iCs/>
          <w:lang w:val="en-GB"/>
          <w:rPrChange w:id="370" w:author="Lisbeth Claesson" w:date="2012-04-20T13:35:00Z">
            <w:rPr>
              <w:i/>
              <w:iCs/>
            </w:rPr>
          </w:rPrChange>
        </w:rPr>
        <w:t>n</w:t>
      </w:r>
      <w:proofErr w:type="gramEnd"/>
      <w:r w:rsidRPr="00E22CF1">
        <w:rPr>
          <w:i/>
          <w:iCs/>
          <w:lang w:val="en-GB"/>
          <w:rPrChange w:id="371" w:author="Lisbeth Claesson" w:date="2012-04-20T13:35:00Z">
            <w:rPr>
              <w:i/>
              <w:iCs/>
            </w:rPr>
          </w:rPrChange>
        </w:rPr>
        <w:t xml:space="preserve">, r= never, rarely . </w:t>
      </w:r>
    </w:p>
    <w:p w:rsidR="00B04C2A" w:rsidRPr="00E22CF1" w:rsidRDefault="00B04C2A">
      <w:pPr>
        <w:pStyle w:val="Brdtext"/>
        <w:ind w:left="-23"/>
        <w:rPr>
          <w:lang w:val="en-GB"/>
          <w:rPrChange w:id="372" w:author="Lisbeth Claesson" w:date="2012-04-20T13:35:00Z">
            <w:rPr/>
          </w:rPrChange>
        </w:rPr>
      </w:pPr>
    </w:p>
    <w:p w:rsidR="00B04C2A" w:rsidRDefault="00B04C2A">
      <w:pPr>
        <w:pStyle w:val="Rubrik2"/>
      </w:pPr>
      <w:r>
        <w:t>Steg 3. Reabilitetstest av den svenska versionen.</w:t>
      </w:r>
    </w:p>
    <w:p w:rsidR="00B04C2A" w:rsidRDefault="00B04C2A">
      <w:pPr>
        <w:pStyle w:val="Brdtext"/>
        <w:ind w:left="0"/>
        <w:rPr>
          <w:b/>
          <w:bCs/>
        </w:rPr>
      </w:pPr>
      <w:r>
        <w:rPr>
          <w:b/>
          <w:bCs/>
        </w:rPr>
        <w:t>Jämförelse mellan de två svenska gruppernas insamlade bedömningsformulär.</w:t>
      </w:r>
    </w:p>
    <w:p w:rsidR="00B04C2A" w:rsidRDefault="00B04C2A">
      <w:pPr>
        <w:ind w:left="0"/>
        <w:jc w:val="both"/>
      </w:pPr>
      <w:commentRangeStart w:id="373"/>
      <w:r w:rsidRPr="00E22CF1">
        <w:rPr>
          <w:rPrChange w:id="374" w:author="Lisbeth Claesson" w:date="2012-04-20T13:35:00Z">
            <w:rPr>
              <w:lang w:val="en-GB"/>
            </w:rPr>
          </w:rPrChange>
        </w:rPr>
        <w:t>Med hjälp av Mann Witney-U analyserades de båda svenska grupperna</w:t>
      </w:r>
      <w:commentRangeEnd w:id="373"/>
      <w:r w:rsidR="00805113">
        <w:rPr>
          <w:rStyle w:val="Kommentarsreferens"/>
        </w:rPr>
        <w:commentReference w:id="373"/>
      </w:r>
      <w:r w:rsidRPr="00E22CF1">
        <w:rPr>
          <w:rPrChange w:id="375" w:author="Lisbeth Claesson" w:date="2012-04-20T13:35:00Z">
            <w:rPr>
              <w:lang w:val="en-GB"/>
            </w:rPr>
          </w:rPrChange>
        </w:rPr>
        <w:t xml:space="preserve">. I denna analys matchades de 25 barnen med högfungerande autism med 25 ur underlaget med normalgruppen, matchningen skedde </w:t>
      </w:r>
      <w:r>
        <w:t xml:space="preserve">i </w:t>
      </w:r>
      <w:r w:rsidRPr="00E22CF1">
        <w:rPr>
          <w:rPrChange w:id="376" w:author="Lisbeth Claesson" w:date="2012-04-20T13:35:00Z">
            <w:rPr>
              <w:lang w:val="en-GB"/>
            </w:rPr>
          </w:rPrChange>
        </w:rPr>
        <w:t>ålder och kön i den mån det var möjligt. Analysen konstaterade att 67 av 79 items (</w:t>
      </w:r>
      <w:proofErr w:type="gramStart"/>
      <w:r w:rsidRPr="00E22CF1">
        <w:rPr>
          <w:rPrChange w:id="377" w:author="Lisbeth Claesson" w:date="2012-04-20T13:35:00Z">
            <w:rPr>
              <w:lang w:val="en-GB"/>
            </w:rPr>
          </w:rPrChange>
        </w:rPr>
        <w:t>85%</w:t>
      </w:r>
      <w:proofErr w:type="gramEnd"/>
      <w:r w:rsidRPr="00E22CF1">
        <w:rPr>
          <w:rPrChange w:id="378" w:author="Lisbeth Claesson" w:date="2012-04-20T13:35:00Z">
            <w:rPr>
              <w:lang w:val="en-GB"/>
            </w:rPr>
          </w:rPrChange>
        </w:rPr>
        <w:t xml:space="preserve">) visade en signifikant skillnad </w:t>
      </w:r>
      <w:r>
        <w:t>i proportioner.</w:t>
      </w:r>
    </w:p>
    <w:p w:rsidR="00B04C2A" w:rsidRPr="00E22CF1" w:rsidRDefault="00B04C2A">
      <w:pPr>
        <w:ind w:left="0"/>
        <w:jc w:val="both"/>
        <w:rPr>
          <w:rPrChange w:id="379" w:author="Lisbeth Claesson" w:date="2012-04-20T13:35:00Z">
            <w:rPr>
              <w:lang w:val="en-GB"/>
            </w:rPr>
          </w:rPrChange>
        </w:rPr>
      </w:pPr>
    </w:p>
    <w:p w:rsidR="00B04C2A" w:rsidRDefault="00B04C2A">
      <w:pPr>
        <w:pStyle w:val="Brdtext"/>
        <w:ind w:left="0"/>
      </w:pPr>
      <w:r>
        <w:t>En fråga som inte påvisade någon skillnad mellan de båda grupperna var fråga 12 under det vestibulära systemet. Översättningen lyder:</w:t>
      </w:r>
    </w:p>
    <w:p w:rsidR="00B04C2A" w:rsidRDefault="00B04C2A">
      <w:pPr>
        <w:pStyle w:val="Brdtext"/>
        <w:ind w:left="0"/>
        <w:rPr>
          <w:i/>
          <w:iCs/>
        </w:rPr>
      </w:pPr>
      <w:r>
        <w:rPr>
          <w:i/>
          <w:iCs/>
        </w:rPr>
        <w:t xml:space="preserve">12.  Tycker ditt barn om att bli upp-och nervänd eller njuter han/hon av aktiviteter där man </w:t>
      </w:r>
      <w:proofErr w:type="gramStart"/>
      <w:r>
        <w:rPr>
          <w:i/>
          <w:iCs/>
        </w:rPr>
        <w:t>tex</w:t>
      </w:r>
      <w:proofErr w:type="gramEnd"/>
      <w:r>
        <w:rPr>
          <w:i/>
          <w:iCs/>
        </w:rPr>
        <w:t xml:space="preserve"> hänger upp-och nerpå eller slår kullerbyttor?</w:t>
      </w:r>
    </w:p>
    <w:p w:rsidR="00B04C2A" w:rsidRPr="00E22CF1" w:rsidRDefault="00B04C2A">
      <w:pPr>
        <w:pStyle w:val="Brdtext"/>
        <w:ind w:left="0"/>
        <w:rPr>
          <w:i/>
          <w:iCs/>
          <w:lang w:val="en-GB"/>
          <w:rPrChange w:id="380" w:author="Lisbeth Claesson" w:date="2012-04-20T13:35:00Z">
            <w:rPr>
              <w:i/>
              <w:iCs/>
            </w:rPr>
          </w:rPrChange>
        </w:rPr>
      </w:pPr>
      <w:r w:rsidRPr="00E22CF1">
        <w:rPr>
          <w:i/>
          <w:iCs/>
          <w:lang w:val="en-GB"/>
          <w:rPrChange w:id="381" w:author="Lisbeth Claesson" w:date="2012-04-20T13:35:00Z">
            <w:rPr>
              <w:i/>
              <w:iCs/>
            </w:rPr>
          </w:rPrChange>
        </w:rPr>
        <w:t>12.  Does your child like to be inverted or tipped upside down or enjoy doing activities that involve inversion, such as hanging upside down or doing somersaults?</w:t>
      </w:r>
    </w:p>
    <w:p w:rsidR="00B04C2A" w:rsidRPr="00E22CF1" w:rsidRDefault="00B04C2A">
      <w:pPr>
        <w:pStyle w:val="Brdtext"/>
        <w:ind w:left="0"/>
        <w:rPr>
          <w:rPrChange w:id="382" w:author="Lisbeth Claesson" w:date="2012-04-20T13:35:00Z">
            <w:rPr>
              <w:lang w:val="en-GB"/>
            </w:rPr>
          </w:rPrChange>
        </w:rPr>
      </w:pPr>
      <w:r w:rsidRPr="00E22CF1">
        <w:rPr>
          <w:rPrChange w:id="383" w:author="Lisbeth Claesson" w:date="2012-04-20T13:35:00Z">
            <w:rPr>
              <w:lang w:val="en-GB"/>
            </w:rPr>
          </w:rPrChange>
        </w:rPr>
        <w:t xml:space="preserve">Här har de allra flesta kryssat </w:t>
      </w:r>
      <w:r>
        <w:t xml:space="preserve">i </w:t>
      </w:r>
      <w:r w:rsidRPr="00E22CF1">
        <w:rPr>
          <w:rPrChange w:id="384" w:author="Lisbeth Claesson" w:date="2012-04-20T13:35:00Z">
            <w:rPr>
              <w:lang w:val="en-GB"/>
            </w:rPr>
          </w:rPrChange>
        </w:rPr>
        <w:t xml:space="preserve">svarsalternativet “ibland”. Detta kan tyda på att det inte är en fråga som är lämplig att utskilja barn med svårigheter då normalutvecklade barn uppvisar detta beteende. </w:t>
      </w:r>
    </w:p>
    <w:p w:rsidR="00B04C2A" w:rsidRPr="00E22CF1" w:rsidRDefault="00B04C2A">
      <w:pPr>
        <w:pStyle w:val="Brdtext"/>
        <w:ind w:left="0"/>
        <w:rPr>
          <w:rPrChange w:id="385" w:author="Lisbeth Claesson" w:date="2012-04-20T13:35:00Z">
            <w:rPr>
              <w:lang w:val="en-GB"/>
            </w:rPr>
          </w:rPrChange>
        </w:rPr>
      </w:pPr>
    </w:p>
    <w:p w:rsidR="00B04C2A" w:rsidRPr="00E22CF1" w:rsidRDefault="00B04C2A">
      <w:pPr>
        <w:pStyle w:val="Brdtext"/>
        <w:ind w:left="0"/>
        <w:rPr>
          <w:b/>
          <w:bCs/>
          <w:rPrChange w:id="386" w:author="Lisbeth Claesson" w:date="2012-04-20T13:35:00Z">
            <w:rPr>
              <w:b/>
              <w:bCs/>
              <w:lang w:val="en-GB"/>
            </w:rPr>
          </w:rPrChange>
        </w:rPr>
      </w:pPr>
      <w:commentRangeStart w:id="387"/>
      <w:r w:rsidRPr="00E22CF1">
        <w:rPr>
          <w:b/>
          <w:bCs/>
          <w:rPrChange w:id="388" w:author="Lisbeth Claesson" w:date="2012-04-20T13:35:00Z">
            <w:rPr>
              <w:b/>
              <w:bCs/>
              <w:lang w:val="en-GB"/>
            </w:rPr>
          </w:rPrChange>
        </w:rPr>
        <w:t>Cut off score</w:t>
      </w:r>
      <w:commentRangeEnd w:id="387"/>
      <w:r w:rsidR="00805113">
        <w:rPr>
          <w:rStyle w:val="Kommentarsreferens"/>
        </w:rPr>
        <w:commentReference w:id="387"/>
      </w:r>
    </w:p>
    <w:p w:rsidR="00B04C2A" w:rsidRDefault="00B04C2A">
      <w:pPr>
        <w:ind w:left="0"/>
        <w:jc w:val="both"/>
      </w:pPr>
      <w:commentRangeStart w:id="389"/>
      <w:r>
        <w:t xml:space="preserve">För att se hur den svenska gruppen med autism </w:t>
      </w:r>
      <w:commentRangeStart w:id="390"/>
      <w:r>
        <w:t xml:space="preserve">såg ut </w:t>
      </w:r>
      <w:commentRangeEnd w:id="390"/>
      <w:r w:rsidR="00805113">
        <w:rPr>
          <w:rStyle w:val="Kommentarsreferens"/>
        </w:rPr>
        <w:commentReference w:id="390"/>
      </w:r>
      <w:r>
        <w:t xml:space="preserve">i förhållande till ”Cut off score”(se sid. 2) </w:t>
      </w:r>
      <w:commentRangeEnd w:id="389"/>
      <w:r w:rsidR="00805113">
        <w:rPr>
          <w:rStyle w:val="Kommentarsreferens"/>
        </w:rPr>
        <w:commentReference w:id="389"/>
      </w:r>
      <w:r>
        <w:t xml:space="preserve">plottades totalpoängen in för varje ifyllt formulär in i </w:t>
      </w:r>
      <w:commentRangeStart w:id="391"/>
      <w:r>
        <w:t>en tabell som illustreras i figur 2</w:t>
      </w:r>
      <w:commentRangeEnd w:id="391"/>
      <w:r w:rsidR="007208C8">
        <w:rPr>
          <w:rStyle w:val="Kommentarsreferens"/>
        </w:rPr>
        <w:commentReference w:id="391"/>
      </w:r>
      <w:r>
        <w:t xml:space="preserve">. Resutatet visar </w:t>
      </w:r>
      <w:r>
        <w:lastRenderedPageBreak/>
        <w:t xml:space="preserve">på att </w:t>
      </w:r>
      <w:proofErr w:type="gramStart"/>
      <w:r>
        <w:t>60%</w:t>
      </w:r>
      <w:proofErr w:type="gramEnd"/>
      <w:r>
        <w:t xml:space="preserve"> av barnen med en diagnos inom autismspektrat hamnar under ”cut off score ”och visar tecken på svårigheter inom SI. </w:t>
      </w:r>
    </w:p>
    <w:p w:rsidR="00B04C2A" w:rsidRPr="00E22CF1" w:rsidRDefault="00B04C2A">
      <w:pPr>
        <w:ind w:left="0"/>
        <w:jc w:val="both"/>
        <w:rPr>
          <w:rPrChange w:id="392" w:author="Lisbeth Claesson" w:date="2012-04-20T13:35:00Z">
            <w:rPr>
              <w:lang w:val="en-GB"/>
            </w:rPr>
          </w:rPrChange>
        </w:rPr>
      </w:pPr>
    </w:p>
    <w:p w:rsidR="00B04C2A" w:rsidRPr="00E22CF1" w:rsidRDefault="00B04C2A">
      <w:pPr>
        <w:ind w:left="0"/>
        <w:jc w:val="both"/>
        <w:rPr>
          <w:rPrChange w:id="393" w:author="Lisbeth Claesson" w:date="2012-04-20T13:35:00Z">
            <w:rPr>
              <w:lang w:val="en-GB"/>
            </w:rPr>
          </w:rPrChange>
        </w:rPr>
      </w:pPr>
      <w:r w:rsidRPr="00E22CF1">
        <w:rPr>
          <w:rPrChange w:id="394" w:author="Lisbeth Claesson" w:date="2012-04-20T13:35:00Z">
            <w:rPr>
              <w:lang w:val="en-GB"/>
            </w:rPr>
          </w:rPrChange>
        </w:rPr>
        <w:t>I den svenska “normalgruppen” hamnade alla utom en ovanför 286 poäng</w:t>
      </w:r>
      <w:proofErr w:type="gramStart"/>
      <w:r w:rsidRPr="00E22CF1">
        <w:rPr>
          <w:rPrChange w:id="395" w:author="Lisbeth Claesson" w:date="2012-04-20T13:35:00Z">
            <w:rPr>
              <w:lang w:val="en-GB"/>
            </w:rPr>
          </w:rPrChange>
        </w:rPr>
        <w:t>.Ett</w:t>
      </w:r>
      <w:proofErr w:type="gramEnd"/>
      <w:r w:rsidRPr="00E22CF1">
        <w:rPr>
          <w:rPrChange w:id="396" w:author="Lisbeth Claesson" w:date="2012-04-20T13:35:00Z">
            <w:rPr>
              <w:lang w:val="en-GB"/>
            </w:rPr>
          </w:rPrChange>
        </w:rPr>
        <w:t xml:space="preserve"> av frågeformulären skilde sig avsevärt gentemot övrigt insamlat material (241 poäng) varvid föräldrarna kontaktades för en diskussion. Modern berättade att hon </w:t>
      </w:r>
      <w:proofErr w:type="gramStart"/>
      <w:r w:rsidRPr="00E22CF1">
        <w:rPr>
          <w:rPrChange w:id="397" w:author="Lisbeth Claesson" w:date="2012-04-20T13:35:00Z">
            <w:rPr>
              <w:lang w:val="en-GB"/>
            </w:rPr>
          </w:rPrChange>
        </w:rPr>
        <w:t>misstänkte eventuellt</w:t>
      </w:r>
      <w:proofErr w:type="gramEnd"/>
      <w:r w:rsidRPr="00E22CF1">
        <w:rPr>
          <w:rPrChange w:id="398" w:author="Lisbeth Claesson" w:date="2012-04-20T13:35:00Z">
            <w:rPr>
              <w:lang w:val="en-GB"/>
            </w:rPr>
          </w:rPrChange>
        </w:rPr>
        <w:t xml:space="preserve"> att barnet hade någon form av neuropsykiatrisk problematik och att hon funderade på att vända sig till barn och ungdsomspykiatrin för en vidare utredning.</w:t>
      </w:r>
    </w:p>
    <w:p w:rsidR="00B04C2A" w:rsidRPr="00E22CF1" w:rsidRDefault="00B04C2A">
      <w:pPr>
        <w:ind w:left="0"/>
        <w:jc w:val="both"/>
        <w:rPr>
          <w:rPrChange w:id="399" w:author="Lisbeth Claesson" w:date="2012-04-20T13:35:00Z">
            <w:rPr>
              <w:lang w:val="en-GB"/>
            </w:rPr>
          </w:rPrChange>
        </w:rPr>
      </w:pPr>
    </w:p>
    <w:p w:rsidR="00B04C2A" w:rsidRDefault="003D7A13">
      <w:pPr>
        <w:pStyle w:val="Brdtext"/>
        <w:keepNext/>
        <w:rPr>
          <w:b/>
          <w:bCs/>
          <w:i/>
          <w:iCs/>
          <w:lang w:val="en-GB"/>
        </w:rPr>
      </w:pPr>
      <w:r>
        <w:rPr>
          <w:noProof/>
          <w:lang w:eastAsia="sv-SE" w:bidi="ar-SA"/>
        </w:rPr>
        <mc:AlternateContent>
          <mc:Choice Requires="wps">
            <w:drawing>
              <wp:anchor distT="0" distB="0" distL="114300" distR="114300" simplePos="0" relativeHeight="251657216" behindDoc="0" locked="0" layoutInCell="1" allowOverlap="1">
                <wp:simplePos x="0" y="0"/>
                <wp:positionH relativeFrom="column">
                  <wp:posOffset>522605</wp:posOffset>
                </wp:positionH>
                <wp:positionV relativeFrom="paragraph">
                  <wp:posOffset>1496060</wp:posOffset>
                </wp:positionV>
                <wp:extent cx="3543300" cy="0"/>
                <wp:effectExtent l="154305" t="149860" r="163195" b="16764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43300" cy="0"/>
                        </a:xfrm>
                        <a:prstGeom prst="line">
                          <a:avLst/>
                        </a:prstGeom>
                        <a:noFill/>
                        <a:ln w="38160">
                          <a:solidFill>
                            <a:srgbClr val="FF0000"/>
                          </a:solidFill>
                          <a:prstDash val="sysDot"/>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15pt,117.8pt" to="320.15pt,117.8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" strokecolor="red" strokeweight="1.06mm">
                <v:stroke dashstyle="1 1" joinstyle="miter"/>
                <v:shadow opacity="49150f"/>
              </v:line>
            </w:pict>
          </mc:Fallback>
        </mc:AlternateContent>
      </w:r>
      <w:r>
        <w:rPr>
          <w:noProof/>
          <w:lang w:eastAsia="sv-SE" w:bidi="ar-SA"/>
        </w:rPr>
        <w:drawing>
          <wp:inline distT="0" distB="0" distL="0" distR="0">
            <wp:extent cx="3695700" cy="2819400"/>
            <wp:effectExtent l="25400" t="25400" r="38100" b="25400"/>
            <wp:docPr id="3"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l="2174" t="9151" r="2174" b="2722"/>
                    <a:stretch>
                      <a:fillRect/>
                    </a:stretch>
                  </pic:blipFill>
                  <pic:spPr bwMode="auto">
                    <a:xfrm>
                      <a:off x="0" y="0"/>
                      <a:ext cx="3695700" cy="2819400"/>
                    </a:xfrm>
                    <a:prstGeom prst="rect">
                      <a:avLst/>
                    </a:prstGeom>
                    <a:solidFill>
                      <a:srgbClr val="FFFFFF"/>
                    </a:solidFill>
                    <a:ln w="6350" cmpd="sng">
                      <a:solidFill>
                        <a:srgbClr val="000000"/>
                      </a:solidFill>
                      <a:miter lim="800000"/>
                      <a:headEnd/>
                      <a:tailEnd/>
                    </a:ln>
                    <a:effectLst/>
                  </pic:spPr>
                </pic:pic>
              </a:graphicData>
            </a:graphic>
          </wp:inline>
        </w:drawing>
      </w:r>
    </w:p>
    <w:p w:rsidR="00B04C2A" w:rsidRPr="00E22CF1" w:rsidRDefault="00B04C2A">
      <w:pPr>
        <w:pStyle w:val="Beskrivning1"/>
        <w:ind w:left="0"/>
        <w:jc w:val="both"/>
        <w:rPr>
          <w:b w:val="0"/>
          <w:bCs w:val="0"/>
          <w:i/>
          <w:iCs/>
          <w:rPrChange w:id="400" w:author="Lisbeth Claesson" w:date="2012-04-20T13:35:00Z">
            <w:rPr>
              <w:b w:val="0"/>
              <w:bCs w:val="0"/>
              <w:i/>
              <w:iCs/>
              <w:lang w:val="en-GB"/>
            </w:rPr>
          </w:rPrChange>
        </w:rPr>
      </w:pPr>
      <w:r w:rsidRPr="00E22CF1">
        <w:rPr>
          <w:i/>
          <w:iCs/>
          <w:rPrChange w:id="401" w:author="Lisbeth Claesson" w:date="2012-04-20T13:35:00Z">
            <w:rPr>
              <w:i/>
              <w:iCs/>
              <w:lang w:val="en-GB"/>
            </w:rPr>
          </w:rPrChange>
        </w:rPr>
        <w:t xml:space="preserve">Figur 2. </w:t>
      </w:r>
      <w:r w:rsidRPr="00E22CF1">
        <w:rPr>
          <w:b w:val="0"/>
          <w:bCs w:val="0"/>
          <w:i/>
          <w:iCs/>
          <w:rPrChange w:id="402" w:author="Lisbeth Claesson" w:date="2012-04-20T13:35:00Z">
            <w:rPr>
              <w:b w:val="0"/>
              <w:bCs w:val="0"/>
              <w:i/>
              <w:iCs/>
              <w:lang w:val="en-GB"/>
            </w:rPr>
          </w:rPrChange>
        </w:rPr>
        <w:t xml:space="preserve">Total poäng distribuerad på ålder </w:t>
      </w:r>
      <w:r>
        <w:rPr>
          <w:b w:val="0"/>
          <w:bCs w:val="0"/>
          <w:i/>
          <w:iCs/>
        </w:rPr>
        <w:t>i den svenska gruppen med autism</w:t>
      </w:r>
      <w:r w:rsidRPr="00E22CF1">
        <w:rPr>
          <w:b w:val="0"/>
          <w:bCs w:val="0"/>
          <w:i/>
          <w:iCs/>
          <w:rPrChange w:id="403" w:author="Lisbeth Claesson" w:date="2012-04-20T13:35:00Z">
            <w:rPr>
              <w:b w:val="0"/>
              <w:bCs w:val="0"/>
              <w:i/>
              <w:iCs/>
              <w:lang w:val="en-GB"/>
            </w:rPr>
          </w:rPrChange>
        </w:rPr>
        <w:t xml:space="preserve">. Den röda linjen indikerar det </w:t>
      </w:r>
      <w:proofErr w:type="gramStart"/>
      <w:r w:rsidRPr="00E22CF1">
        <w:rPr>
          <w:b w:val="0"/>
          <w:bCs w:val="0"/>
          <w:i/>
          <w:iCs/>
          <w:rPrChange w:id="404" w:author="Lisbeth Claesson" w:date="2012-04-20T13:35:00Z">
            <w:rPr>
              <w:b w:val="0"/>
              <w:bCs w:val="0"/>
              <w:i/>
              <w:iCs/>
              <w:lang w:val="en-GB"/>
            </w:rPr>
          </w:rPrChange>
        </w:rPr>
        <w:t>sk</w:t>
      </w:r>
      <w:proofErr w:type="gramEnd"/>
      <w:r w:rsidRPr="00E22CF1">
        <w:rPr>
          <w:b w:val="0"/>
          <w:bCs w:val="0"/>
          <w:i/>
          <w:iCs/>
          <w:rPrChange w:id="405" w:author="Lisbeth Claesson" w:date="2012-04-20T13:35:00Z">
            <w:rPr>
              <w:b w:val="0"/>
              <w:bCs w:val="0"/>
              <w:i/>
              <w:iCs/>
              <w:lang w:val="en-GB"/>
            </w:rPr>
          </w:rPrChange>
        </w:rPr>
        <w:t xml:space="preserve"> Cut off Score på 286 poäng. Hamnar poängen under 286 indikerar det en problematik inom sensorisk integration.</w:t>
      </w:r>
    </w:p>
    <w:p w:rsidR="00B04C2A" w:rsidRPr="00E22CF1" w:rsidRDefault="00B04C2A">
      <w:pPr>
        <w:ind w:left="0"/>
        <w:jc w:val="both"/>
        <w:rPr>
          <w:rPrChange w:id="406" w:author="Lisbeth Claesson" w:date="2012-04-20T13:35:00Z">
            <w:rPr>
              <w:lang w:val="en-GB"/>
            </w:rPr>
          </w:rPrChange>
        </w:rPr>
      </w:pPr>
    </w:p>
    <w:p w:rsidR="00B04C2A" w:rsidRDefault="00B04C2A">
      <w:pPr>
        <w:pStyle w:val="Rubrik1"/>
      </w:pPr>
      <w:r>
        <w:t xml:space="preserve">Diskussion </w:t>
      </w:r>
    </w:p>
    <w:p w:rsidR="00B04C2A" w:rsidRDefault="00B04C2A">
      <w:pPr>
        <w:pStyle w:val="Rubrik2"/>
      </w:pPr>
      <w:r>
        <w:t>Metoddiskussion</w:t>
      </w:r>
    </w:p>
    <w:p w:rsidR="00B04C2A" w:rsidRDefault="00B04C2A">
      <w:pPr>
        <w:pStyle w:val="Brdtext"/>
        <w:ind w:left="0"/>
      </w:pPr>
      <w:r>
        <w:t xml:space="preserve">Att översätta ett befintligt bedömningsinstrument snarare än att utveckla ett helt nytt ses som ett bra sätt att spara tid och energi (20,21). Svårigheten kan vara att översättningen ska hålla god kvalité samt hålla för en kulturell granskning (20,21,22). Det finns ett flertal metoder att välja mellan när ett bedömningsinstrument översätts inom vården. En förutsättning är ofta att det måste göras med knappa resurser. Detta har lett till att det inte finns någon allmängiltig regel hur det bör göras utan omständigheterna styr (22). I föreliggande studie innebar strävan att göra översättningen och valideringen så grundläggande som möljigt att hela arbetet dragit ut på tiden och även om kvalitén på så sätt blivit god så är det tveksamt om det sparat tid och energi. </w:t>
      </w:r>
    </w:p>
    <w:p w:rsidR="00B04C2A" w:rsidRDefault="00B04C2A">
      <w:pPr>
        <w:pStyle w:val="Brdtext"/>
        <w:ind w:left="0"/>
      </w:pPr>
      <w:r>
        <w:t xml:space="preserve">En aspekt av arbetet är att det har varit intressant att följa utvecklingen av bedömningsintrumentet som från början var ett fritsående bedömningsformulär på 185 frågor till att ingå i instrumentet Sensory Processing Meassure, SPM. Detta kommer i sin tur att bli översatt till svenska på likande sätt som ESP och det finns planer på att utbilda svenska arbetsterapeuter i hur SPM ska användas. </w:t>
      </w:r>
    </w:p>
    <w:p w:rsidR="00B04C2A" w:rsidRDefault="00B04C2A">
      <w:pPr>
        <w:pStyle w:val="Brdtext"/>
        <w:ind w:left="0"/>
      </w:pPr>
      <w:r>
        <w:t xml:space="preserve">En reflektion över vilken metod som väljs är att det finns inga enkla sätt om det ska göras grundligt. I den kliniska verksamheten ställs man inför frågan att översätta befintliga instrument och det kan </w:t>
      </w:r>
      <w:commentRangeStart w:id="407"/>
      <w:r>
        <w:t xml:space="preserve">vara </w:t>
      </w:r>
      <w:r>
        <w:lastRenderedPageBreak/>
        <w:t xml:space="preserve">lockande </w:t>
      </w:r>
      <w:commentRangeEnd w:id="407"/>
      <w:r w:rsidR="001C09E6">
        <w:rPr>
          <w:rStyle w:val="Kommentarsreferens"/>
        </w:rPr>
        <w:commentReference w:id="407"/>
      </w:r>
      <w:r>
        <w:t>att göra så utan ovanstående procedurer. Men föreliggande studie visar på att det finns många felkällor att ta hänsyn till. Vissa forumleringar passar helt enkelt inte bra att formulera och visa infallsvinklar behöver diskuteras i flertalet konstallationer för att göra ett bedömningsintrument rättvisa.</w:t>
      </w:r>
    </w:p>
    <w:p w:rsidR="00B04C2A" w:rsidRDefault="00B04C2A">
      <w:pPr>
        <w:ind w:left="0"/>
        <w:jc w:val="both"/>
      </w:pPr>
      <w:r>
        <w:t>”Backtranslation”som föreliggande studie har utgått från innebär att instrumentets originalspråkversion översätts till det nya språket. Det är viktigt att översättaren är väl insatt i båda språken, eftersom det är av största vikt att versionernas innebörd är den samma och att hänsyn tagits till språkliga och kulturella nyanser (21,22). Översättningen bör inte vara bokstavlig. I västvärlden används till exempel uttrycket “framtiden känns svart“ om depression och svart förknippas med sorg till skillnad från Kina där sorgens färg är vit (15)</w:t>
      </w:r>
      <w:proofErr w:type="gramStart"/>
      <w:r>
        <w:t>.En</w:t>
      </w:r>
      <w:proofErr w:type="gramEnd"/>
      <w:r>
        <w:t xml:space="preserve"> stor utmaning  med att översätta instrument är att kunna fastställa om översättningen är likvärdig med originalet. Sechrest (23) diskuterar bland annat tre problemområden: vokabulär, idiomatisk och kulturell likvärdighet (22,23,24).  Då föreliggande studie använde sig av både en </w:t>
      </w:r>
      <w:del w:id="408" w:author="Lisbeth Claesson" w:date="2012-04-20T14:56:00Z">
        <w:r w:rsidDel="001C09E6">
          <w:delText xml:space="preserve">proffisionell </w:delText>
        </w:r>
      </w:del>
      <w:ins w:id="409" w:author="Lisbeth Claesson" w:date="2012-04-20T14:56:00Z">
        <w:r w:rsidR="001C09E6">
          <w:t xml:space="preserve">professionell </w:t>
        </w:r>
      </w:ins>
      <w:r>
        <w:t xml:space="preserve">översättare samt en tvåspråkig person anses denna övesättning trovärdig. Att författaren till originalversionen var involverad att godkänna översättningen bidrar också till att föra in trovärdighet till den svenska versionen.  En orsak till felkälla som uppdagades under arbetets gång var den stora skillnaden mellan Brittisk Engelska och Amerikansk engelska. Då de som översatte ESP under steg 1 hade dessa olika inriktingar blev </w:t>
      </w:r>
      <w:proofErr w:type="gramStart"/>
      <w:r>
        <w:t>diskussionerna  kring</w:t>
      </w:r>
      <w:proofErr w:type="gramEnd"/>
      <w:r>
        <w:t xml:space="preserve"> uttryck många och intensiva. Hade dessa två varit tvåspråkiga i grund och botten med amerikansk engelska i grunden hade nog många uppenbara misstag sluppits.</w:t>
      </w:r>
    </w:p>
    <w:p w:rsidR="00B04C2A" w:rsidRDefault="00B04C2A">
      <w:pPr>
        <w:pStyle w:val="Brdtext"/>
        <w:ind w:left="0"/>
      </w:pPr>
    </w:p>
    <w:p w:rsidR="00B04C2A" w:rsidRDefault="00B04C2A">
      <w:pPr>
        <w:pStyle w:val="Brdtext"/>
        <w:ind w:left="0"/>
      </w:pPr>
      <w:r>
        <w:t>Det idealiska tillvägagångssättet vid jämförelse av reliabilitet och validitet mellan originalspråkversionen av instrumentet och den översatta versionen är att dela ut båda dessa formulär till tvåspråkiga personer. De två ifyllda versionerna bör visa en hög korrelation sinsemellan (22). Detta var inte genomförbart och istället gjordes insamlingar av föräldrarsvar som representerar två grupper av barn där svaren kunde jämföras med en liknande insamling från USA. Svårigheten med detta visade sig vara att den amerikanska studien utelämnat vissa detaljer som vore önskvärt, såsom vilka diagnoser barnen hade samt om de var medicinerade. Detta kan ha inverkat på resultatet. Det fanns också enbart medelvärden att förhålla sig till vilket försvårade inmatningen av data i SPSS. En större grupp deltagare hade gjort studien mer tillförlitlig.</w:t>
      </w:r>
    </w:p>
    <w:p w:rsidR="00B04C2A" w:rsidRDefault="00B04C2A">
      <w:pPr>
        <w:pStyle w:val="Brdtext"/>
        <w:ind w:left="0"/>
      </w:pPr>
      <w:r>
        <w:t xml:space="preserve">Angående det stora bortfall i den svenska gruppen med autistiska barn kan ha påverkat resultatet men troligtvis visar den grupp av 25 personer ändå en viss </w:t>
      </w:r>
      <w:commentRangeStart w:id="410"/>
      <w:r>
        <w:t>trend</w:t>
      </w:r>
      <w:commentRangeEnd w:id="410"/>
      <w:r w:rsidR="001C09E6">
        <w:rPr>
          <w:rStyle w:val="Kommentarsreferens"/>
        </w:rPr>
        <w:commentReference w:id="410"/>
      </w:r>
      <w:r>
        <w:t xml:space="preserve"> inom gruppen då dessa 25 var till stor del konforma i sina svar.</w:t>
      </w:r>
    </w:p>
    <w:p w:rsidR="00B04C2A" w:rsidRDefault="00B04C2A">
      <w:pPr>
        <w:pStyle w:val="Rubrik2"/>
      </w:pPr>
      <w:r>
        <w:t>Resultatdiskussion</w:t>
      </w:r>
    </w:p>
    <w:p w:rsidR="00B04C2A" w:rsidRDefault="00B04C2A">
      <w:pPr>
        <w:pStyle w:val="Brdtext"/>
        <w:ind w:left="0"/>
        <w:rPr>
          <w:b/>
          <w:bCs/>
        </w:rPr>
      </w:pPr>
      <w:r>
        <w:t xml:space="preserve">Insamling av data om patienter är en viktig del i den arbetsterapeutiska processen. Dels besvaras frågor som gör att arbetsterapeuten kan dra slutsatser utifrån de </w:t>
      </w:r>
      <w:commentRangeStart w:id="411"/>
      <w:r>
        <w:t xml:space="preserve">teoretiska referenser </w:t>
      </w:r>
      <w:commentRangeEnd w:id="411"/>
      <w:r w:rsidR="001C09E6">
        <w:rPr>
          <w:rStyle w:val="Kommentarsreferens"/>
        </w:rPr>
        <w:commentReference w:id="411"/>
      </w:r>
      <w:r>
        <w:t xml:space="preserve">hon/han arbetar efter. Dels används datan för att göra en moralisk värdering om hur terapin skall utformas </w:t>
      </w:r>
      <w:r>
        <w:rPr>
          <w:b/>
          <w:bCs/>
        </w:rPr>
        <w:t>(18).</w:t>
      </w:r>
      <w:r>
        <w:t xml:space="preserve"> För att mer effektivt utföra en bedömning och därigenom möta klientens behov, bör arbetsterapeuten använda sig av bedömningsinstrument. Det är av stor vikt att öka omfattningen av valida, reliabla och känsliga instrument för att öka en professions status, speciellt för arbetsterapi som är ett yrke under utveckling </w:t>
      </w:r>
      <w:r>
        <w:rPr>
          <w:b/>
          <w:bCs/>
        </w:rPr>
        <w:t xml:space="preserve">(18,19). </w:t>
      </w:r>
    </w:p>
    <w:p w:rsidR="00B04C2A" w:rsidRDefault="00B04C2A">
      <w:pPr>
        <w:pStyle w:val="Rubrik2"/>
      </w:pPr>
      <w:r>
        <w:t>Steg 1. Översättningen</w:t>
      </w:r>
    </w:p>
    <w:p w:rsidR="00B04C2A" w:rsidRDefault="00B04C2A">
      <w:pPr>
        <w:pStyle w:val="Brdtext"/>
        <w:ind w:left="0"/>
      </w:pPr>
      <w:r>
        <w:t xml:space="preserve">Vanligtvis när man är i den kliniska verksamheten kan man känna behov av att översätta ett befintligt bedömningsinstrument från engelska till svenska. Det som blev uppenbart under denna fas </w:t>
      </w:r>
      <w:del w:id="412" w:author="Lisbeth Claesson" w:date="2012-04-20T14:58:00Z">
        <w:r w:rsidDel="00C627BD">
          <w:delText xml:space="preserve">I </w:delText>
        </w:r>
      </w:del>
      <w:ins w:id="413" w:author="Lisbeth Claesson" w:date="2012-04-20T14:58:00Z">
        <w:r w:rsidR="00C627BD">
          <w:t xml:space="preserve">i </w:t>
        </w:r>
      </w:ins>
      <w:r>
        <w:t xml:space="preserve">arbetet var att även om man har stor kunskap och erfarenhet </w:t>
      </w:r>
      <w:del w:id="414" w:author="Lisbeth Claesson" w:date="2012-04-20T14:58:00Z">
        <w:r w:rsidDel="00C627BD">
          <w:delText xml:space="preserve">I </w:delText>
        </w:r>
      </w:del>
      <w:ins w:id="415" w:author="Lisbeth Claesson" w:date="2012-04-20T14:58:00Z">
        <w:r w:rsidR="00C627BD">
          <w:t xml:space="preserve">i </w:t>
        </w:r>
      </w:ins>
      <w:r>
        <w:t xml:space="preserve">det engelska språket blir det ibland syftningsfel </w:t>
      </w:r>
      <w:r>
        <w:lastRenderedPageBreak/>
        <w:t xml:space="preserve">och på grund av den ändrade meningsföljden inte alltid samma budskap om man översätter ordagrant. En svårighet vi också stötte på var att det är stor skillnad på Brittisk engelska och Amerikansk engelska. Vissa uttryck skiljer sig markant åt. Ord som ställde till det </w:t>
      </w:r>
      <w:del w:id="416" w:author="Lisbeth Claesson" w:date="2012-04-20T14:58:00Z">
        <w:r w:rsidDel="00C627BD">
          <w:delText xml:space="preserve">I </w:delText>
        </w:r>
      </w:del>
      <w:ins w:id="417" w:author="Lisbeth Claesson" w:date="2012-04-20T14:58:00Z">
        <w:r w:rsidR="00C627BD">
          <w:t xml:space="preserve">i </w:t>
        </w:r>
      </w:ins>
      <w:r>
        <w:t xml:space="preserve">översättningsprocessen var bland annat “tags on clothing” och “fuzzy socks”. Tags översattes först som tvättlapp vilket då blev “washingcloth” </w:t>
      </w:r>
      <w:del w:id="418" w:author="Lisbeth Claesson" w:date="2012-04-20T14:58:00Z">
        <w:r w:rsidDel="00C627BD">
          <w:delText xml:space="preserve">I </w:delText>
        </w:r>
      </w:del>
      <w:ins w:id="419" w:author="Lisbeth Claesson" w:date="2012-04-20T14:58:00Z">
        <w:r w:rsidR="00C627BD">
          <w:t xml:space="preserve">i </w:t>
        </w:r>
      </w:ins>
      <w:r>
        <w:t xml:space="preserve">återöversättningen vilket inte godkändes, sådana </w:t>
      </w:r>
      <w:proofErr w:type="gramStart"/>
      <w:r>
        <w:t>fel  blev</w:t>
      </w:r>
      <w:proofErr w:type="gramEnd"/>
      <w:r>
        <w:t xml:space="preserve"> uppmärksammade I översättningsprocessen vilket troligtvis inte hade upptäckts annars. “Fuzzy”, blev fluffig socka vilket kändes naturligt I stunden då så många frågor gicks igenom. </w:t>
      </w:r>
      <w:commentRangeStart w:id="420"/>
      <w:r>
        <w:t>Men vad är en fluffig socka? Detta kan inte anses vara en korrekt svesk benämning.</w:t>
      </w:r>
      <w:commentRangeEnd w:id="420"/>
      <w:r w:rsidR="00C627BD">
        <w:rPr>
          <w:rStyle w:val="Kommentarsreferens"/>
        </w:rPr>
        <w:commentReference w:id="420"/>
      </w:r>
      <w:r>
        <w:t xml:space="preserve"> Detta löste sig dock genom att den engelska frågan ströks under arbetsts gång. </w:t>
      </w:r>
    </w:p>
    <w:p w:rsidR="00B04C2A" w:rsidRDefault="00B04C2A">
      <w:pPr>
        <w:pStyle w:val="Brdtext"/>
        <w:ind w:left="0"/>
      </w:pPr>
      <w:r>
        <w:t>Genom att noggrant gå igenom översättningen med yrkesverksamma arbetsterapeuter validierades översättningen och den nödvändiga kulturanpassningen grundades i den yrkesverksamma verkligheten.</w:t>
      </w:r>
    </w:p>
    <w:p w:rsidR="00B04C2A" w:rsidRDefault="00B04C2A">
      <w:pPr>
        <w:pStyle w:val="Brdtext"/>
        <w:ind w:left="0"/>
      </w:pPr>
      <w:r w:rsidRPr="00E22CF1">
        <w:rPr>
          <w:rPrChange w:id="421" w:author="Lisbeth Claesson" w:date="2012-04-20T13:35:00Z">
            <w:rPr>
              <w:lang w:val="en-US"/>
            </w:rPr>
          </w:rPrChange>
        </w:rPr>
        <w:t xml:space="preserve">I Sverige är det vanligt att föräldrar får fylla </w:t>
      </w:r>
      <w:r>
        <w:t>i frågeformulär som en del i bedömningsprocessen av barnet. Därför är det viktigt att ge dem ett frågeformulär som är kort och precist annars kan föräldrarna undvika att delta. I expertgrupperna var det just detta som togs upp som det största problemet. Det var alldeles för många frågor och de upplevde att en del av frågorna repeterades. Arbetsterapeuterna i den första gruppen hade uppfattningen att 30 frågor är maximum för ett frågeformulär medan arbetsterapeuterna i den andra gruppen tyckte att max 100 frågor skulle vara realistiskt. Då det pågick forskning/utveckling pararellt i USA blev den slutliga engelska versionen på 76 frågor vilket ledde till en automatisk reducering även på den svenska versionen som med tillägg av kulturellt anpassade frågor har 79 frågor.</w:t>
      </w:r>
    </w:p>
    <w:p w:rsidR="00B04C2A" w:rsidRDefault="00B04C2A">
      <w:pPr>
        <w:pStyle w:val="Brdtext"/>
        <w:ind w:left="0"/>
      </w:pPr>
      <w:r>
        <w:t xml:space="preserve">Författaren önskade att de som gjorde de båda översättningarna kunde träffats och samverkat kring att föra fram en gemensam version. Detta ville dock inte den ene partnern vilket ledde till att författaren själv fick göra nödvändiga ändringar. Majoriteten av meningarna var översatta på samma sätt och där de skilde sig åt blev det främst den proffisionella översättarens verison som fick råda. </w:t>
      </w:r>
    </w:p>
    <w:p w:rsidR="00B04C2A" w:rsidRDefault="007E58E8">
      <w:pPr>
        <w:pStyle w:val="Brdtext"/>
        <w:ind w:left="0"/>
      </w:pPr>
      <w:ins w:id="422" w:author="Lisbeth Claesson" w:date="2012-04-20T15:00:00Z">
        <w:r>
          <w:t xml:space="preserve">Kan vara bra med en inledning att du har träffat författaren </w:t>
        </w:r>
      </w:ins>
      <w:commentRangeStart w:id="423"/>
      <w:r w:rsidR="00B04C2A">
        <w:t xml:space="preserve">En fördel med att ha träffat och lärt känna upphovsförfattaren i USA var att det underlättade arbetetet med att under hela översättningsprocessen diskutera möjliga orsaker till de olika utfallen. Var signifikanta skillnader beroende av språkliga formuleringar alternativt var det själva innehållet som avgjorde resultatet. </w:t>
      </w:r>
      <w:commentRangeEnd w:id="423"/>
      <w:r>
        <w:rPr>
          <w:rStyle w:val="Kommentarsreferens"/>
        </w:rPr>
        <w:commentReference w:id="423"/>
      </w:r>
    </w:p>
    <w:p w:rsidR="00B04C2A" w:rsidRDefault="00B04C2A">
      <w:pPr>
        <w:pStyle w:val="Rubrik2"/>
        <w:ind w:left="0" w:firstLine="0"/>
      </w:pPr>
      <w:r>
        <w:t xml:space="preserve">Steg 2. Översättningens validitet </w:t>
      </w:r>
    </w:p>
    <w:p w:rsidR="00B04C2A" w:rsidRDefault="00B04C2A">
      <w:pPr>
        <w:pStyle w:val="Brdtext"/>
        <w:ind w:left="0"/>
        <w:rPr>
          <w:b/>
          <w:bCs/>
        </w:rPr>
      </w:pPr>
      <w:r>
        <w:rPr>
          <w:b/>
          <w:bCs/>
        </w:rPr>
        <w:t xml:space="preserve">Jämförelse mellan två grupper normalutvecklade barn </w:t>
      </w:r>
    </w:p>
    <w:p w:rsidR="00B04C2A" w:rsidRDefault="00B04C2A">
      <w:pPr>
        <w:pStyle w:val="Brdtext"/>
        <w:ind w:left="0"/>
      </w:pPr>
      <w:r>
        <w:t xml:space="preserve">Genom att titta på hur medianen ligger på de amerikanska/svenska formulären får man intrycket att de flesta svaren ligger inom alternativen </w:t>
      </w:r>
      <w:r>
        <w:rPr>
          <w:i/>
        </w:rPr>
        <w:t xml:space="preserve">aldrig/sällan. </w:t>
      </w:r>
      <w:commentRangeStart w:id="424"/>
      <w:r>
        <w:t>Detta tyder på att de frågor som ställs sällan är något problem för de normalutvecklade barnen.</w:t>
      </w:r>
      <w:commentRangeEnd w:id="424"/>
      <w:r w:rsidR="007E58E8">
        <w:rPr>
          <w:rStyle w:val="Kommentarsreferens"/>
        </w:rPr>
        <w:commentReference w:id="424"/>
      </w:r>
      <w:r>
        <w:t xml:space="preserve"> Det var få frågor som skilde de </w:t>
      </w:r>
      <w:commentRangeStart w:id="425"/>
      <w:r>
        <w:t xml:space="preserve">båda länderna </w:t>
      </w:r>
      <w:commentRangeEnd w:id="425"/>
      <w:r w:rsidR="007E58E8">
        <w:rPr>
          <w:rStyle w:val="Kommentarsreferens"/>
        </w:rPr>
        <w:commentReference w:id="425"/>
      </w:r>
      <w:r>
        <w:t>åt vilket tyder på en bra översättning.</w:t>
      </w:r>
    </w:p>
    <w:p w:rsidR="00B04C2A" w:rsidRDefault="00B04C2A">
      <w:pPr>
        <w:pStyle w:val="Brdtext"/>
        <w:ind w:left="0"/>
        <w:rPr>
          <w:b/>
          <w:bCs/>
        </w:rPr>
      </w:pPr>
      <w:r>
        <w:rPr>
          <w:b/>
          <w:bCs/>
        </w:rPr>
        <w:t xml:space="preserve">Jämförelse mellan två grupper med barn som har autism </w:t>
      </w:r>
    </w:p>
    <w:p w:rsidR="00B04C2A" w:rsidRDefault="00B04C2A">
      <w:pPr>
        <w:pStyle w:val="Brdtext"/>
        <w:ind w:left="0"/>
      </w:pPr>
      <w:r>
        <w:t xml:space="preserve">Det var svårt att jämföra den svenska gruppen autistiska barn med den amerikanska studien. Dels var den amerikanska studiens deltagare </w:t>
      </w:r>
      <w:proofErr w:type="gramStart"/>
      <w:r>
        <w:t>en  heterogen</w:t>
      </w:r>
      <w:proofErr w:type="gramEnd"/>
      <w:r>
        <w:t xml:space="preserve"> grupp vad gällde autismspektat, dels var medelåldern mycket lägre än i den svenska gruppen. Anledningen till att välja något äldre barn i den svenska studien var framför allt att diagnosen sällan ställs tidigare än i fyraårsåldern så det skulle bli mycket svårt att hitta deltagare, men dessutom antogs att en hel del av frågorna i formuläret inte skulle kunna besvaras om barnen var för små. Trots de stora skillnaderna mellan grupperna visar ändå studien på att många av svaren i respektive formulär (ESP</w:t>
      </w:r>
      <w:ins w:id="426" w:author="Lisbeth Claesson" w:date="2012-04-20T15:02:00Z">
        <w:r w:rsidR="007E58E8">
          <w:t xml:space="preserve"> siffra?</w:t>
        </w:r>
      </w:ins>
      <w:r>
        <w:t xml:space="preserve"> och USP</w:t>
      </w:r>
      <w:ins w:id="427" w:author="Lisbeth Claesson" w:date="2012-04-20T15:02:00Z">
        <w:r w:rsidR="007E58E8">
          <w:t xml:space="preserve"> siffra?</w:t>
        </w:r>
      </w:ins>
      <w:r>
        <w:t xml:space="preserve">) överensstämmer i </w:t>
      </w:r>
      <w:r>
        <w:lastRenderedPageBreak/>
        <w:t>så stor utsträckning att formuläret är värt att arbeta vidare på.</w:t>
      </w:r>
    </w:p>
    <w:p w:rsidR="00B04C2A" w:rsidRDefault="00B04C2A">
      <w:pPr>
        <w:pStyle w:val="Brdtext"/>
        <w:ind w:left="0"/>
      </w:pPr>
      <w:r>
        <w:t>Det är viktigt att poängtera att varje enskild fråga inte i sig själv påvisar någon SI-dysfunktion, utan det är med hjälp av ett mönster eller en ”profil” som man med hjälp av USP kan upptäcka om ett barn kan ha problem med att tolka och bearbeta sinnesintryck.</w:t>
      </w:r>
      <w:ins w:id="428" w:author="Lisbeth Claesson" w:date="2012-04-20T15:06:00Z">
        <w:r w:rsidR="007E58E8">
          <w:t>ref?</w:t>
        </w:r>
      </w:ins>
    </w:p>
    <w:p w:rsidR="00B04C2A" w:rsidRDefault="00B04C2A">
      <w:pPr>
        <w:pStyle w:val="Rubrik2"/>
      </w:pPr>
      <w:r>
        <w:t>Steg 3. Reabilitetstest av den svenska versionen.</w:t>
      </w:r>
    </w:p>
    <w:p w:rsidR="00B04C2A" w:rsidRDefault="00B04C2A">
      <w:pPr>
        <w:pStyle w:val="Brdtext"/>
        <w:ind w:left="0"/>
        <w:rPr>
          <w:b/>
          <w:bCs/>
        </w:rPr>
      </w:pPr>
      <w:r>
        <w:rPr>
          <w:b/>
          <w:bCs/>
        </w:rPr>
        <w:t xml:space="preserve">Jämförelse mellan de två svenska grupperna </w:t>
      </w:r>
    </w:p>
    <w:p w:rsidR="00B04C2A" w:rsidRDefault="00B04C2A">
      <w:pPr>
        <w:pStyle w:val="Brdtext"/>
        <w:ind w:left="0"/>
      </w:pPr>
      <w:commentRangeStart w:id="429"/>
      <w:r>
        <w:t xml:space="preserve">Analysen mellan de två svenska grupperna visar att det blev en tydlig skillnad mellan det insamlade materialet då tendensen att fylla i Sällan/aldrig svar hos de normalfungerande barnen var tydlig jämfört med gruppen med autism, där svaren var Alltid/Ofta.  </w:t>
      </w:r>
      <w:commentRangeEnd w:id="429"/>
      <w:r w:rsidR="007E58E8">
        <w:rPr>
          <w:rStyle w:val="Kommentarsreferens"/>
        </w:rPr>
        <w:commentReference w:id="429"/>
      </w:r>
      <w:r>
        <w:t xml:space="preserve">Detta bekräftar tidigare forskning.  Bedömningsinstrumentet kan därmed anses vara en god hjälp för arbetsterapeuten i dess arbete med barn inom neuropykiatriska området. </w:t>
      </w:r>
      <w:commentRangeStart w:id="430"/>
      <w:r>
        <w:t>Att ett bedömninginstrument ur ”normalgruppen” föll igenom</w:t>
      </w:r>
      <w:commentRangeEnd w:id="430"/>
      <w:r w:rsidR="007E58E8">
        <w:rPr>
          <w:rStyle w:val="Kommentarsreferens"/>
        </w:rPr>
        <w:commentReference w:id="430"/>
      </w:r>
      <w:r>
        <w:t xml:space="preserve"> och att den familjen misstänkte problem bekräftar ytterligara att USP 2 är ett bra verktyg att särskilja specifika sensoriska problem.</w:t>
      </w:r>
    </w:p>
    <w:p w:rsidR="00B04C2A" w:rsidRDefault="00B04C2A">
      <w:pPr>
        <w:pStyle w:val="Brdtext"/>
        <w:ind w:left="0"/>
      </w:pPr>
      <w:commentRangeStart w:id="431"/>
      <w:r>
        <w:t xml:space="preserve">Resultatet visar att det är signifikana </w:t>
      </w:r>
      <w:proofErr w:type="gramStart"/>
      <w:r>
        <w:t>skillnader  mellan</w:t>
      </w:r>
      <w:proofErr w:type="gramEnd"/>
      <w:r>
        <w:t xml:space="preserve"> grupperna och att</w:t>
      </w:r>
      <w:commentRangeEnd w:id="431"/>
      <w:r w:rsidR="007E58E8">
        <w:rPr>
          <w:rStyle w:val="Kommentarsreferens"/>
        </w:rPr>
        <w:commentReference w:id="431"/>
      </w:r>
      <w:r>
        <w:t xml:space="preserve">. Ang. könsskillnader var det </w:t>
      </w:r>
      <w:commentRangeStart w:id="432"/>
      <w:r>
        <w:t xml:space="preserve">inte så stor skillnad </w:t>
      </w:r>
      <w:commentRangeEnd w:id="432"/>
      <w:r w:rsidR="007E58E8">
        <w:rPr>
          <w:rStyle w:val="Kommentarsreferens"/>
        </w:rPr>
        <w:commentReference w:id="432"/>
      </w:r>
      <w:r>
        <w:t>att man kan dra några slutsatser utan det måste till mer forskning inom området.</w:t>
      </w:r>
    </w:p>
    <w:p w:rsidR="00B04C2A" w:rsidRDefault="00B04C2A">
      <w:pPr>
        <w:pStyle w:val="Rubrik2"/>
      </w:pPr>
      <w:r>
        <w:t xml:space="preserve">Studiens betydelse </w:t>
      </w:r>
    </w:p>
    <w:p w:rsidR="00B04C2A" w:rsidRDefault="00B04C2A">
      <w:pPr>
        <w:pStyle w:val="Brdtext"/>
        <w:ind w:left="0"/>
      </w:pPr>
      <w:r>
        <w:t>De diagnoskriterier som finns, för att definiera Autism, håller på att förändras. Revideringen av DSM-VI som tros genomföras i maj 2013.</w:t>
      </w:r>
      <w:r>
        <w:rPr>
          <w:b/>
          <w:bCs/>
        </w:rPr>
        <w:t>(REF)</w:t>
      </w:r>
      <w:r>
        <w:t xml:space="preserve"> kommer innehålla flera förändringar. Bland annat kommer det i de nya kriterierna finnas en ny komponent som </w:t>
      </w:r>
      <w:del w:id="433" w:author="Lisbeth Claesson" w:date="2012-04-20T15:06:00Z">
        <w:r w:rsidDel="007E58E8">
          <w:delText>går ut på</w:delText>
        </w:r>
      </w:del>
      <w:ins w:id="434" w:author="Lisbeth Claesson" w:date="2012-04-20T15:06:00Z">
        <w:r w:rsidR="007E58E8">
          <w:t>innefattar?</w:t>
        </w:r>
      </w:ins>
      <w:r>
        <w:t xml:space="preserve"> att det ska finnas en ”över eller underkänslighet, eller ovanligt intresse för vissa sensoriska stimuli i omgivningen hos barn med autism. Detta kommer skapa ett behov av att särskilja vad dessa känsligheter är och hur de påverkar barnens vardag. </w:t>
      </w:r>
    </w:p>
    <w:p w:rsidR="00B04C2A" w:rsidRDefault="00B04C2A">
      <w:pPr>
        <w:pStyle w:val="Brdtext"/>
        <w:ind w:left="0"/>
      </w:pPr>
      <w:r>
        <w:t xml:space="preserve">För närvarande förs en diskussion mellan SSIA och förbundsordförande i fackföreningen Förbundet Sveriges Arbetsterapeuter (FSA) om att introducera sensory integration i Sverige. Som en del i detta kommer SPM översättas, troligtvis under 2012 och den föreliggande studien visar att instrumentet är byggt på ett reliabelt bedömningsinstrument. </w:t>
      </w:r>
    </w:p>
    <w:p w:rsidR="00B04C2A" w:rsidRDefault="00B04C2A">
      <w:pPr>
        <w:pStyle w:val="Brdtext"/>
        <w:ind w:left="0"/>
      </w:pPr>
      <w:r>
        <w:t>Barn med funktionsnedsättning ges ofta färre tillfälllen att utveckla normala och tillfredställande erfarenheter genom aktiviteter</w:t>
      </w:r>
      <w:ins w:id="435" w:author="Lisbeth Claesson" w:date="2012-04-20T15:07:00Z">
        <w:r w:rsidR="007E58E8">
          <w:t xml:space="preserve"> </w:t>
        </w:r>
      </w:ins>
      <w:ins w:id="436" w:author="Lisbeth Claesson" w:date="2012-04-20T15:06:00Z">
        <w:r w:rsidR="007E58E8">
          <w:t>ref</w:t>
        </w:r>
        <w:proofErr w:type="gramStart"/>
        <w:r w:rsidR="007E58E8">
          <w:t>?</w:t>
        </w:r>
      </w:ins>
      <w:r>
        <w:t>.</w:t>
      </w:r>
      <w:proofErr w:type="gramEnd"/>
      <w:r>
        <w:t xml:space="preserve"> Barn med osynliga funktionsnedsättningar som de inom Neruopsykiatrin ofta har ställer stora krav på sin familj och omgivning genom att i vissa fall ständigt utmanar de värderingar som finns i samhället genom att exempelvis inte kunna hantera de sensoriska utmaningar det moderna livet erbjuder. </w:t>
      </w:r>
    </w:p>
    <w:p w:rsidR="00B04C2A" w:rsidRDefault="00B04C2A">
      <w:pPr>
        <w:pStyle w:val="Brdtext"/>
        <w:ind w:left="0"/>
      </w:pPr>
      <w:r>
        <w:t>Ett barn med autsim kan ha svårt att förs</w:t>
      </w:r>
      <w:ins w:id="437" w:author="Lisbeth Claesson" w:date="2012-04-20T15:07:00Z">
        <w:r w:rsidR="007E58E8">
          <w:t>t</w:t>
        </w:r>
      </w:ins>
      <w:r>
        <w:t>å hur man ska skydda sig mot höga ljud eller skärma av sig mot det ständiga informationsflödet. Barnet kan då reagera med ilskeutbrott, självskadebeteende eller sluter sig inom sig själv vilket kan bli svårt för omgivningen att hantera. Omgivningens förväntningar av det barnet kan också vara svårt att möta upp och tålamodet mot barnet blir sämre. Här kan ett bedömningsinstrument som har fokus på att förklara varför barnet reagerar som det gör komma till god nytta för familjen. Det kan ge nya infallsvinklar och med större förståelse kommer en ökad tolerans och ett bättre sätt att handskas med vardagens utmaningar.</w:t>
      </w:r>
      <w:ins w:id="438" w:author="Lisbeth Claesson" w:date="2012-04-20T15:07:00Z">
        <w:r w:rsidR="007E58E8">
          <w:t xml:space="preserve"> Referener?</w:t>
        </w:r>
      </w:ins>
    </w:p>
    <w:p w:rsidR="00B04C2A" w:rsidRDefault="00B04C2A">
      <w:pPr>
        <w:pStyle w:val="Brdtext"/>
        <w:ind w:left="0"/>
        <w:rPr>
          <w:ins w:id="439" w:author="Lisbeth Claesson" w:date="2012-04-20T15:08:00Z"/>
        </w:rPr>
      </w:pPr>
      <w:r>
        <w:t xml:space="preserve">Inom habiliteringen ökar </w:t>
      </w:r>
      <w:del w:id="440" w:author="Lisbeth Claesson" w:date="2012-04-20T15:08:00Z">
        <w:r w:rsidDel="007E58E8">
          <w:delText>mängden av</w:delText>
        </w:r>
      </w:del>
      <w:ins w:id="441" w:author="Lisbeth Claesson" w:date="2012-04-20T15:08:00Z">
        <w:r w:rsidR="007E58E8">
          <w:t>antalet</w:t>
        </w:r>
      </w:ins>
      <w:r>
        <w:t xml:space="preserve"> barn med diagnoser inom autismspektrat, men inom arbetsterapin finns det inte så många väl testade metoder för att bedöma dessa barn. Vi måste kartlägga problem i vardagen, för att sedan kunna hjälpa familjerna på bästa sätt. Enligt föreliggande studie är det troligt att upp mot </w:t>
      </w:r>
      <w:proofErr w:type="gramStart"/>
      <w:r>
        <w:t>60%</w:t>
      </w:r>
      <w:proofErr w:type="gramEnd"/>
      <w:r>
        <w:t xml:space="preserve"> av en grupp på 25 barn med diagnoser inom autimspektrumtillsånd har problem </w:t>
      </w:r>
      <w:r>
        <w:lastRenderedPageBreak/>
        <w:t xml:space="preserve">inom SI. </w:t>
      </w:r>
    </w:p>
    <w:p w:rsidR="007E58E8" w:rsidRDefault="007E58E8">
      <w:pPr>
        <w:pStyle w:val="Brdtext"/>
        <w:ind w:left="0"/>
      </w:pPr>
      <w:ins w:id="442" w:author="Lisbeth Claesson" w:date="2012-04-20T15:08:00Z">
        <w:r>
          <w:t>Bra om du har lite fler referenser i diskussionen som kan knyta an till likande typer av studier.</w:t>
        </w:r>
      </w:ins>
    </w:p>
    <w:p w:rsidR="00B04C2A" w:rsidRDefault="00B04C2A">
      <w:pPr>
        <w:pStyle w:val="Rubrik2"/>
      </w:pPr>
      <w:r>
        <w:t>Sammanfattning</w:t>
      </w:r>
    </w:p>
    <w:p w:rsidR="00B04C2A" w:rsidRDefault="00B04C2A">
      <w:pPr>
        <w:pStyle w:val="Brdtext"/>
        <w:ind w:left="0"/>
      </w:pPr>
      <w:r>
        <w:t xml:space="preserve">Med tillägg av fyra kulturellt anpassade frågor och uteslutande av en fråga som inte kunde översättas på ett tillfredställande sätt (totalt 76 frågor), utarbetades en svensk version av ESP. Face validity kunde fastställas samt innehållsvalideten blev bekräftad på ett tillförlitligt sätt då 81 % (för autismgruppen) och </w:t>
      </w:r>
      <w:proofErr w:type="gramStart"/>
      <w:r>
        <w:t>94%</w:t>
      </w:r>
      <w:proofErr w:type="gramEnd"/>
      <w:r>
        <w:t xml:space="preserve"> (i normalgruppen) av frågorna överenstämmer mellan versionerna USP och ESP. </w:t>
      </w:r>
    </w:p>
    <w:p w:rsidR="00B04C2A" w:rsidRDefault="00B04C2A">
      <w:pPr>
        <w:pStyle w:val="Brdtext"/>
        <w:ind w:left="0"/>
      </w:pPr>
      <w:r>
        <w:t xml:space="preserve">En svensk version av ESP/SPM är av stor betydelse för den framtida arbetsterapin i Sverige och skulle komma många arbetsterapeuter till nytta i deras arbete med barn och ungdomar som fått någon form av autismdiagnos. Det är viktigt att barnens aktivitetsbegränsningar </w:t>
      </w:r>
      <w:proofErr w:type="gramStart"/>
      <w:r>
        <w:t>formuleras  så</w:t>
      </w:r>
      <w:proofErr w:type="gramEnd"/>
      <w:r>
        <w:t xml:space="preserve"> att familjen och barnen har möjlighet att söka den hjälp de behöver. </w:t>
      </w:r>
    </w:p>
    <w:p w:rsidR="00B04C2A" w:rsidRDefault="00B04C2A">
      <w:pPr>
        <w:pStyle w:val="Rubrik1"/>
        <w:pageBreakBefore/>
      </w:pPr>
      <w:r>
        <w:lastRenderedPageBreak/>
        <w:t>Referenslista</w:t>
      </w:r>
    </w:p>
    <w:p w:rsidR="00B04C2A" w:rsidRDefault="00B04C2A">
      <w:pPr>
        <w:pStyle w:val="Brdtext"/>
        <w:ind w:left="0"/>
      </w:pPr>
      <w:r>
        <w:t xml:space="preserve">1. Socialstyrelsen [hemsida på internet] Published by Socialstyrelsen. Cited110216 </w:t>
      </w:r>
      <w:r>
        <w:fldChar w:fldCharType="begin"/>
      </w:r>
      <w:r>
        <w:instrText xml:space="preserve"> HYPERLINK "http://socialstyrelsen.se/psykiskhalsa/psykisksjukdom/autsim"</w:instrText>
      </w:r>
      <w:r>
        <w:fldChar w:fldCharType="separate"/>
      </w:r>
      <w:r>
        <w:rPr>
          <w:rStyle w:val="Hyperlnk"/>
        </w:rPr>
        <w:t>http://socialstyrelsen.se/psykiskhalsa/psykisksjukdom/autsim</w:t>
      </w:r>
      <w:r>
        <w:fldChar w:fldCharType="end"/>
      </w:r>
      <w:r>
        <w:t xml:space="preserve"> </w:t>
      </w:r>
    </w:p>
    <w:p w:rsidR="00B04C2A" w:rsidRDefault="00B04C2A">
      <w:pPr>
        <w:pStyle w:val="Brdtext"/>
        <w:numPr>
          <w:ilvl w:val="0"/>
          <w:numId w:val="2"/>
        </w:numPr>
        <w:ind w:left="0" w:firstLine="0"/>
        <w:rPr>
          <w:lang w:val="en-GB"/>
        </w:rPr>
      </w:pPr>
      <w:r>
        <w:rPr>
          <w:lang w:val="en-GB"/>
        </w:rPr>
        <w:t>Bundy A, Lane S, Murray E. Sensory integration: theory and practice. 2</w:t>
      </w:r>
      <w:r>
        <w:rPr>
          <w:vertAlign w:val="superscript"/>
          <w:lang w:val="en-GB"/>
        </w:rPr>
        <w:t>nd</w:t>
      </w:r>
      <w:r>
        <w:rPr>
          <w:lang w:val="en-GB"/>
        </w:rPr>
        <w:t xml:space="preserve"> ed. Philadelphia: F.A. Davis company; 2002.</w:t>
      </w:r>
    </w:p>
    <w:p w:rsidR="00B04C2A" w:rsidRDefault="00B04C2A">
      <w:pPr>
        <w:pStyle w:val="Brdtext"/>
        <w:numPr>
          <w:ilvl w:val="0"/>
          <w:numId w:val="2"/>
        </w:numPr>
        <w:ind w:left="0" w:firstLine="0"/>
        <w:rPr>
          <w:lang w:val="en-GB"/>
        </w:rPr>
      </w:pPr>
      <w:r>
        <w:rPr>
          <w:lang w:val="en-GB"/>
        </w:rPr>
        <w:t xml:space="preserve">Smith Roley S, Blanche EI, Schaaf RC. Understanding the nature of sensory integration with diverse </w:t>
      </w:r>
      <w:proofErr w:type="gramStart"/>
      <w:r>
        <w:rPr>
          <w:lang w:val="en-GB"/>
        </w:rPr>
        <w:t>populations.USA:Therapy</w:t>
      </w:r>
      <w:proofErr w:type="gramEnd"/>
      <w:r>
        <w:rPr>
          <w:lang w:val="en-GB"/>
        </w:rPr>
        <w:t xml:space="preserve"> Skill Builders; 2001.</w:t>
      </w:r>
    </w:p>
    <w:p w:rsidR="00B04C2A" w:rsidRPr="00E22CF1" w:rsidRDefault="00B04C2A">
      <w:pPr>
        <w:pStyle w:val="Brdtext"/>
        <w:numPr>
          <w:ilvl w:val="0"/>
          <w:numId w:val="2"/>
        </w:numPr>
        <w:ind w:left="0" w:firstLine="0"/>
        <w:rPr>
          <w:rPrChange w:id="443" w:author="Lisbeth Claesson" w:date="2012-04-20T13:35:00Z">
            <w:rPr>
              <w:lang w:val="en-GB"/>
            </w:rPr>
          </w:rPrChange>
        </w:rPr>
      </w:pPr>
      <w:r w:rsidRPr="00E22CF1">
        <w:rPr>
          <w:rPrChange w:id="444" w:author="Lisbeth Claesson" w:date="2012-04-20T13:35:00Z">
            <w:rPr>
              <w:lang w:val="en-GB"/>
            </w:rPr>
          </w:rPrChange>
        </w:rPr>
        <w:t>Alexandersson P. Barn som tänker annorlunda Socialstyrelen artnr 2010-3-8 Västerås.</w:t>
      </w:r>
    </w:p>
    <w:p w:rsidR="00B04C2A" w:rsidRDefault="00B04C2A">
      <w:pPr>
        <w:pStyle w:val="Brdtext"/>
        <w:numPr>
          <w:ilvl w:val="0"/>
          <w:numId w:val="2"/>
        </w:numPr>
        <w:ind w:left="0" w:firstLine="0"/>
        <w:rPr>
          <w:lang w:val="en-GB"/>
        </w:rPr>
      </w:pPr>
      <w:r>
        <w:rPr>
          <w:lang w:val="en-GB"/>
        </w:rPr>
        <w:t>World Health Organisation. International statistical classification of diseases and related health problems, ICD10. Geneva; 1993.</w:t>
      </w:r>
    </w:p>
    <w:p w:rsidR="00B04C2A" w:rsidRDefault="00B04C2A">
      <w:pPr>
        <w:pStyle w:val="Brdtext"/>
        <w:numPr>
          <w:ilvl w:val="0"/>
          <w:numId w:val="2"/>
        </w:numPr>
        <w:ind w:left="0" w:firstLine="0"/>
        <w:rPr>
          <w:lang w:val="en-GB"/>
        </w:rPr>
      </w:pPr>
      <w:r>
        <w:rPr>
          <w:lang w:val="en-GB"/>
        </w:rPr>
        <w:t>American psychiatric association. Diagnostic and statistical manual of mental disorders, 4</w:t>
      </w:r>
      <w:r>
        <w:rPr>
          <w:vertAlign w:val="superscript"/>
          <w:lang w:val="en-GB"/>
        </w:rPr>
        <w:t>th</w:t>
      </w:r>
      <w:r>
        <w:rPr>
          <w:lang w:val="en-GB"/>
        </w:rPr>
        <w:t xml:space="preserve"> </w:t>
      </w:r>
      <w:proofErr w:type="gramStart"/>
      <w:r>
        <w:rPr>
          <w:lang w:val="en-GB"/>
        </w:rPr>
        <w:t>ed</w:t>
      </w:r>
      <w:proofErr w:type="gramEnd"/>
      <w:r>
        <w:rPr>
          <w:lang w:val="en-GB"/>
        </w:rPr>
        <w:t>, text revision. Washington DC: American psychiatric association; 2000.</w:t>
      </w:r>
    </w:p>
    <w:p w:rsidR="00B04C2A" w:rsidRDefault="00B04C2A">
      <w:pPr>
        <w:pStyle w:val="Brdtext"/>
        <w:numPr>
          <w:ilvl w:val="0"/>
          <w:numId w:val="2"/>
        </w:numPr>
        <w:ind w:left="0" w:firstLine="0"/>
        <w:rPr>
          <w:lang w:val="en-GB"/>
        </w:rPr>
      </w:pPr>
      <w:r>
        <w:rPr>
          <w:lang w:val="en-GB"/>
        </w:rPr>
        <w:t>Ayres A J. Sensory integration and the child. Los Angeles: Western Psychological Services; 2005.</w:t>
      </w:r>
    </w:p>
    <w:p w:rsidR="00B04C2A" w:rsidRPr="00E22CF1" w:rsidRDefault="00B04C2A">
      <w:pPr>
        <w:pStyle w:val="Brdtext"/>
        <w:numPr>
          <w:ilvl w:val="0"/>
          <w:numId w:val="2"/>
        </w:numPr>
        <w:ind w:left="0" w:firstLine="0"/>
        <w:rPr>
          <w:rPrChange w:id="445" w:author="Lisbeth Claesson" w:date="2012-04-20T13:35:00Z">
            <w:rPr>
              <w:lang w:val="en-GB"/>
            </w:rPr>
          </w:rPrChange>
        </w:rPr>
      </w:pPr>
      <w:r w:rsidRPr="00E22CF1">
        <w:rPr>
          <w:rPrChange w:id="446" w:author="Lisbeth Claesson" w:date="2012-04-20T13:35:00Z">
            <w:rPr>
              <w:lang w:val="en-GB"/>
            </w:rPr>
          </w:rPrChange>
        </w:rPr>
        <w:t>Gillberg C. Autism och autismliknande tillstånd hon barn, ungdomar och vuxna.</w:t>
      </w:r>
      <w:proofErr w:type="gramStart"/>
      <w:r w:rsidRPr="00E22CF1">
        <w:rPr>
          <w:rPrChange w:id="447" w:author="Lisbeth Claesson" w:date="2012-04-20T13:35:00Z">
            <w:rPr>
              <w:lang w:val="en-GB"/>
            </w:rPr>
          </w:rPrChange>
        </w:rPr>
        <w:t>3:e</w:t>
      </w:r>
      <w:proofErr w:type="gramEnd"/>
      <w:r w:rsidRPr="00E22CF1">
        <w:rPr>
          <w:rPrChange w:id="448" w:author="Lisbeth Claesson" w:date="2012-04-20T13:35:00Z">
            <w:rPr>
              <w:lang w:val="en-GB"/>
            </w:rPr>
          </w:rPrChange>
        </w:rPr>
        <w:t xml:space="preserve"> upplagan Stockholm: Natur och Kultur; 1999 </w:t>
      </w:r>
    </w:p>
    <w:p w:rsidR="00B04C2A" w:rsidRDefault="00B04C2A">
      <w:pPr>
        <w:pStyle w:val="Brdtext"/>
        <w:numPr>
          <w:ilvl w:val="0"/>
          <w:numId w:val="2"/>
        </w:numPr>
        <w:ind w:left="0" w:firstLine="0"/>
        <w:rPr>
          <w:lang w:val="en-GB"/>
        </w:rPr>
      </w:pPr>
      <w:r>
        <w:rPr>
          <w:lang w:val="en-GB"/>
        </w:rPr>
        <w:t xml:space="preserve">Parham D, Roley Smith S, May-Benson T et al. Development of a Fidelity Measure for Research on the Effectiveness of the Ayres Sensory Integration Intervention. Am J Occup </w:t>
      </w:r>
      <w:proofErr w:type="gramStart"/>
      <w:r>
        <w:rPr>
          <w:lang w:val="en-GB"/>
        </w:rPr>
        <w:t>Ther .</w:t>
      </w:r>
      <w:proofErr w:type="gramEnd"/>
      <w:r>
        <w:rPr>
          <w:lang w:val="en-GB"/>
        </w:rPr>
        <w:t xml:space="preserve"> 2011; 63(</w:t>
      </w:r>
      <w:proofErr w:type="gramStart"/>
      <w:r>
        <w:rPr>
          <w:lang w:val="en-GB"/>
        </w:rPr>
        <w:t>2)133</w:t>
      </w:r>
      <w:proofErr w:type="gramEnd"/>
      <w:r>
        <w:rPr>
          <w:lang w:val="en-GB"/>
        </w:rPr>
        <w:t>-141.</w:t>
      </w:r>
    </w:p>
    <w:p w:rsidR="00B04C2A" w:rsidRDefault="00B04C2A">
      <w:pPr>
        <w:pStyle w:val="Brdtext"/>
        <w:numPr>
          <w:ilvl w:val="0"/>
          <w:numId w:val="2"/>
        </w:numPr>
        <w:ind w:left="0" w:firstLine="0"/>
        <w:rPr>
          <w:lang w:val="en-GB"/>
        </w:rPr>
      </w:pPr>
      <w:r>
        <w:rPr>
          <w:lang w:val="en-GB"/>
        </w:rPr>
        <w:t>Parham L.D, Ecker C Sensory Processing Measure (spm) Home form. Los Angeles</w:t>
      </w:r>
      <w:proofErr w:type="gramStart"/>
      <w:r>
        <w:rPr>
          <w:lang w:val="en-GB"/>
        </w:rPr>
        <w:t>:Western</w:t>
      </w:r>
      <w:proofErr w:type="gramEnd"/>
      <w:r>
        <w:rPr>
          <w:lang w:val="en-GB"/>
        </w:rPr>
        <w:t xml:space="preserve"> Psychological Services; 2010. </w:t>
      </w:r>
    </w:p>
    <w:p w:rsidR="00B04C2A" w:rsidRDefault="00B04C2A">
      <w:pPr>
        <w:pStyle w:val="Brdtext"/>
        <w:numPr>
          <w:ilvl w:val="0"/>
          <w:numId w:val="2"/>
        </w:numPr>
        <w:ind w:left="0" w:firstLine="0"/>
        <w:rPr>
          <w:lang w:val="en-GB"/>
        </w:rPr>
      </w:pPr>
      <w:r>
        <w:rPr>
          <w:lang w:val="en-GB"/>
        </w:rPr>
        <w:t>Ayres A J. Sensory integration and learning disorders. Los Angeles: Western Psychological Services; 1972</w:t>
      </w:r>
    </w:p>
    <w:p w:rsidR="00B04C2A" w:rsidRDefault="00B04C2A">
      <w:pPr>
        <w:pStyle w:val="Brdtext"/>
        <w:numPr>
          <w:ilvl w:val="0"/>
          <w:numId w:val="2"/>
        </w:numPr>
        <w:ind w:left="0" w:firstLine="0"/>
        <w:rPr>
          <w:lang w:val="en-GB"/>
        </w:rPr>
      </w:pPr>
      <w:r>
        <w:rPr>
          <w:lang w:val="en-GB"/>
        </w:rPr>
        <w:t xml:space="preserve">Parham D, Cohn E, Spitzer S et al. Fidelity in Sensory Integration Intervention Research. </w:t>
      </w:r>
      <w:proofErr w:type="gramStart"/>
      <w:r>
        <w:rPr>
          <w:lang w:val="en-GB"/>
        </w:rPr>
        <w:t>Am</w:t>
      </w:r>
      <w:proofErr w:type="gramEnd"/>
      <w:r>
        <w:rPr>
          <w:lang w:val="en-GB"/>
        </w:rPr>
        <w:t xml:space="preserve"> J Occup Ther. 2007</w:t>
      </w:r>
      <w:proofErr w:type="gramStart"/>
      <w:r>
        <w:rPr>
          <w:lang w:val="en-GB"/>
        </w:rPr>
        <w:t>;</w:t>
      </w:r>
      <w:proofErr w:type="gramEnd"/>
      <w:r>
        <w:rPr>
          <w:lang w:val="en-GB"/>
        </w:rPr>
        <w:t xml:space="preserve"> 61(2): 216-227.</w:t>
      </w:r>
    </w:p>
    <w:p w:rsidR="00B04C2A" w:rsidRDefault="00B04C2A">
      <w:pPr>
        <w:pStyle w:val="Brdtext"/>
        <w:numPr>
          <w:ilvl w:val="0"/>
          <w:numId w:val="2"/>
        </w:numPr>
        <w:ind w:left="0" w:firstLine="0"/>
        <w:rPr>
          <w:lang w:val="en-GB"/>
        </w:rPr>
      </w:pPr>
      <w:r>
        <w:rPr>
          <w:lang w:val="en-GB"/>
        </w:rPr>
        <w:t>Miller L. Empirical evidence related to therapies for sensory processing impairments. Communiqué. 2003; 31: 34-37</w:t>
      </w:r>
    </w:p>
    <w:p w:rsidR="00B04C2A" w:rsidRDefault="00B04C2A">
      <w:pPr>
        <w:pStyle w:val="Brdtext"/>
        <w:numPr>
          <w:ilvl w:val="0"/>
          <w:numId w:val="2"/>
        </w:numPr>
        <w:ind w:left="0" w:firstLine="0"/>
        <w:rPr>
          <w:lang w:val="en-GB"/>
        </w:rPr>
      </w:pPr>
      <w:r>
        <w:rPr>
          <w:lang w:val="en-GB"/>
        </w:rPr>
        <w:t>Ayres A J. Sensory Integration and Praxis Tests Manual. Los Angeles: Western Psychological Services; 1989.</w:t>
      </w:r>
    </w:p>
    <w:p w:rsidR="00B04C2A" w:rsidRDefault="00B04C2A">
      <w:pPr>
        <w:pStyle w:val="Brdtext"/>
        <w:numPr>
          <w:ilvl w:val="0"/>
          <w:numId w:val="2"/>
        </w:numPr>
        <w:ind w:left="0" w:firstLine="0"/>
        <w:rPr>
          <w:lang w:val="en-GB"/>
        </w:rPr>
      </w:pPr>
      <w:r>
        <w:rPr>
          <w:lang w:val="en-GB"/>
        </w:rPr>
        <w:t>Brislin RW. Translation, applications and research. New York: John Wiley &amp; Sons; 1976</w:t>
      </w:r>
    </w:p>
    <w:p w:rsidR="00B04C2A" w:rsidRDefault="00B04C2A">
      <w:pPr>
        <w:pStyle w:val="Brdtext"/>
        <w:numPr>
          <w:ilvl w:val="0"/>
          <w:numId w:val="2"/>
        </w:numPr>
        <w:ind w:left="0" w:firstLine="0"/>
        <w:rPr>
          <w:lang w:val="en-GB"/>
        </w:rPr>
      </w:pPr>
      <w:r>
        <w:rPr>
          <w:lang w:val="en-GB"/>
        </w:rPr>
        <w:t xml:space="preserve">Cha E-S, Kim K, </w:t>
      </w:r>
      <w:proofErr w:type="gramStart"/>
      <w:r>
        <w:rPr>
          <w:lang w:val="en-GB"/>
        </w:rPr>
        <w:t>Erlen</w:t>
      </w:r>
      <w:proofErr w:type="gramEnd"/>
      <w:r>
        <w:rPr>
          <w:lang w:val="en-GB"/>
        </w:rPr>
        <w:t xml:space="preserve"> J. Translation of scales in cross-cultural research: issues and techniques. Journal of Advanced Nursing 2007; 38 (4), 386-393.</w:t>
      </w:r>
    </w:p>
    <w:p w:rsidR="00B04C2A" w:rsidRDefault="00B04C2A">
      <w:pPr>
        <w:pStyle w:val="Brdtext"/>
        <w:numPr>
          <w:ilvl w:val="0"/>
          <w:numId w:val="2"/>
        </w:numPr>
        <w:ind w:left="0" w:firstLine="0"/>
        <w:rPr>
          <w:lang w:val="en-GB"/>
        </w:rPr>
      </w:pPr>
      <w:r>
        <w:rPr>
          <w:lang w:val="en-GB"/>
        </w:rPr>
        <w:t>Vermaas Lee, J, R Parent ratings of children with autism on the Evaluation of Sensory Processing (ESP) Opublicerad masteruppsats, University of Southern California, Los Angeles</w:t>
      </w:r>
    </w:p>
    <w:p w:rsidR="00B04C2A" w:rsidRDefault="00B04C2A">
      <w:pPr>
        <w:pStyle w:val="Brdtext"/>
        <w:ind w:left="0"/>
        <w:rPr>
          <w:b/>
          <w:bCs/>
          <w:i/>
          <w:iCs/>
          <w:lang w:val="en-GB"/>
        </w:rPr>
      </w:pPr>
    </w:p>
    <w:p w:rsidR="00B04C2A" w:rsidRDefault="00B04C2A">
      <w:pPr>
        <w:pStyle w:val="Brdtext"/>
        <w:ind w:left="0"/>
        <w:rPr>
          <w:lang w:val="en-GB"/>
        </w:rPr>
      </w:pPr>
      <w:r>
        <w:rPr>
          <w:lang w:val="en-GB"/>
        </w:rPr>
        <w:t xml:space="preserve">18.    Kielhofner G. A model of human occupation: theory and application. 4th ed. Baltimore: </w:t>
      </w:r>
      <w:r>
        <w:rPr>
          <w:lang w:val="en-GB"/>
        </w:rPr>
        <w:lastRenderedPageBreak/>
        <w:t>Lippincott Williams &amp; Wilkins; 2007.</w:t>
      </w:r>
    </w:p>
    <w:p w:rsidR="00B04C2A" w:rsidRDefault="00B04C2A">
      <w:pPr>
        <w:pStyle w:val="Brdtext"/>
        <w:ind w:left="0"/>
        <w:rPr>
          <w:lang w:val="en-GB"/>
        </w:rPr>
      </w:pPr>
      <w:r>
        <w:rPr>
          <w:lang w:val="en-GB"/>
        </w:rPr>
        <w:t>19.  Haglund L, Karlsson G, Kielhofner G, Shei Lai J. Validity of the Swedish version of the worker role interview. Scand J Occup Ther 1997; (4)</w:t>
      </w:r>
      <w:proofErr w:type="gramStart"/>
      <w:r>
        <w:rPr>
          <w:lang w:val="en-GB"/>
        </w:rPr>
        <w:t>:23</w:t>
      </w:r>
      <w:proofErr w:type="gramEnd"/>
      <w:r>
        <w:rPr>
          <w:lang w:val="en-GB"/>
        </w:rPr>
        <w:t>-9.</w:t>
      </w:r>
    </w:p>
    <w:p w:rsidR="00B04C2A" w:rsidRDefault="00B04C2A">
      <w:pPr>
        <w:pStyle w:val="Brdtext"/>
        <w:ind w:left="0"/>
        <w:rPr>
          <w:lang w:val="en-GB"/>
        </w:rPr>
      </w:pPr>
      <w:r>
        <w:rPr>
          <w:lang w:val="en-GB"/>
        </w:rPr>
        <w:t>20.  Merbitz c, Morris J, Grip JC. Ordinal scales and foundations of misinference. Arch Phys Med Reahbil 1989;(70)</w:t>
      </w:r>
      <w:proofErr w:type="gramStart"/>
      <w:r>
        <w:rPr>
          <w:lang w:val="en-GB"/>
        </w:rPr>
        <w:t>:308</w:t>
      </w:r>
      <w:proofErr w:type="gramEnd"/>
      <w:r>
        <w:rPr>
          <w:lang w:val="en-GB"/>
        </w:rPr>
        <w:t>-12.</w:t>
      </w:r>
    </w:p>
    <w:p w:rsidR="00B04C2A" w:rsidRDefault="00B04C2A">
      <w:pPr>
        <w:pStyle w:val="Brdtext"/>
        <w:ind w:left="0" w:right="0"/>
        <w:rPr>
          <w:lang w:val="en-GB"/>
        </w:rPr>
      </w:pPr>
      <w:r>
        <w:rPr>
          <w:lang w:val="en-GB"/>
        </w:rPr>
        <w:t>21.     Streiner D L, Norman G R. Health measurement scales: a practical guide to their development and use. 2</w:t>
      </w:r>
      <w:r>
        <w:rPr>
          <w:vertAlign w:val="superscript"/>
          <w:lang w:val="en-GB"/>
        </w:rPr>
        <w:t>nd</w:t>
      </w:r>
      <w:r>
        <w:rPr>
          <w:lang w:val="en-GB"/>
        </w:rPr>
        <w:t xml:space="preserve"> ed. Oxford: Oxford medical publications; 1993.</w:t>
      </w:r>
    </w:p>
    <w:p w:rsidR="00B04C2A" w:rsidRDefault="00B04C2A">
      <w:pPr>
        <w:pStyle w:val="Brdtext"/>
        <w:ind w:left="0" w:right="0"/>
        <w:rPr>
          <w:lang w:val="en-GB"/>
        </w:rPr>
      </w:pPr>
      <w:r>
        <w:rPr>
          <w:lang w:val="en-GB"/>
        </w:rPr>
        <w:t>22.    Cha E-S, Kim K, Erlen J.A. Translation of scales in cross-cultural research: issues and techniques. Journal of Advanced Nursing 58(4)</w:t>
      </w:r>
      <w:proofErr w:type="gramStart"/>
      <w:r>
        <w:rPr>
          <w:lang w:val="en-GB"/>
        </w:rPr>
        <w:t>,386</w:t>
      </w:r>
      <w:proofErr w:type="gramEnd"/>
      <w:r>
        <w:rPr>
          <w:lang w:val="en-GB"/>
        </w:rPr>
        <w:t>-395.</w:t>
      </w:r>
    </w:p>
    <w:p w:rsidR="00B04C2A" w:rsidRPr="00E22CF1" w:rsidRDefault="00B04C2A">
      <w:pPr>
        <w:pStyle w:val="Brdtext"/>
        <w:ind w:left="0" w:right="0"/>
        <w:rPr>
          <w:rPrChange w:id="449" w:author="Lisbeth Claesson" w:date="2012-04-20T13:35:00Z">
            <w:rPr>
              <w:lang w:val="en-GB"/>
            </w:rPr>
          </w:rPrChange>
        </w:rPr>
      </w:pPr>
      <w:r>
        <w:rPr>
          <w:lang w:val="en-GB"/>
        </w:rPr>
        <w:t xml:space="preserve">23.  Sechrest L, Fay T L, Zaidi SH. Problems of translation in cross-cultural research. </w:t>
      </w:r>
      <w:r w:rsidRPr="00E22CF1">
        <w:rPr>
          <w:rPrChange w:id="450" w:author="Lisbeth Claesson" w:date="2012-04-20T13:35:00Z">
            <w:rPr>
              <w:lang w:val="en-GB"/>
            </w:rPr>
          </w:rPrChange>
        </w:rPr>
        <w:t>Journal of Cross-Cultural Psychology 1972;(3):44-56.</w:t>
      </w:r>
    </w:p>
    <w:p w:rsidR="00B04C2A" w:rsidRDefault="00B04C2A">
      <w:pPr>
        <w:pStyle w:val="Brdtext"/>
        <w:tabs>
          <w:tab w:val="left" w:pos="30"/>
        </w:tabs>
        <w:ind w:left="0"/>
        <w:rPr>
          <w:lang w:val="en-GB"/>
        </w:rPr>
      </w:pPr>
      <w:r w:rsidRPr="00E22CF1">
        <w:rPr>
          <w:rPrChange w:id="451" w:author="Lisbeth Claesson" w:date="2012-04-20T13:35:00Z">
            <w:rPr>
              <w:lang w:val="en-GB"/>
            </w:rPr>
          </w:rPrChange>
        </w:rPr>
        <w:t xml:space="preserve">24.     Patel R, Davidson B. Forskningsmetodikens grunder. Tredje upplagan. </w:t>
      </w:r>
      <w:r>
        <w:rPr>
          <w:lang w:val="en-GB"/>
        </w:rPr>
        <w:t>Lund: Studentlitteratur</w:t>
      </w:r>
      <w:proofErr w:type="gramStart"/>
      <w:r>
        <w:rPr>
          <w:lang w:val="en-GB"/>
        </w:rPr>
        <w:t>;</w:t>
      </w:r>
      <w:proofErr w:type="gramEnd"/>
      <w:r>
        <w:rPr>
          <w:lang w:val="en-GB"/>
        </w:rPr>
        <w:t xml:space="preserve"> 2003.</w:t>
      </w:r>
    </w:p>
    <w:p w:rsidR="00B04C2A" w:rsidRDefault="00B04C2A">
      <w:pPr>
        <w:pStyle w:val="Brdtext"/>
        <w:tabs>
          <w:tab w:val="left" w:pos="30"/>
        </w:tabs>
        <w:ind w:left="0"/>
      </w:pPr>
    </w:p>
    <w:sectPr w:rsidR="00B04C2A" w:rsidSect="00D440CF">
      <w:headerReference w:type="even" r:id="rId19"/>
      <w:headerReference w:type="default" r:id="rId20"/>
      <w:footerReference w:type="even" r:id="rId21"/>
      <w:footerReference w:type="default" r:id="rId22"/>
      <w:headerReference w:type="first" r:id="rId23"/>
      <w:footerReference w:type="first" r:id="rId24"/>
      <w:pgSz w:w="11906" w:h="16838"/>
      <w:pgMar w:top="1414" w:right="1134" w:bottom="1977" w:left="1134" w:header="1134" w:footer="1697" w:gutter="0"/>
      <w:pgNumType w:start="0"/>
      <w:cols w:space="720"/>
      <w:titlePg/>
      <w:docGrid w:linePitch="360"/>
      <w:sectPrChange w:id="460" w:author="Peter Odeus" w:date="2012-05-29T21:56:00Z">
        <w:sectPr w:rsidR="00B04C2A" w:rsidSect="00D440CF">
          <w:pgMar w:top="1414" w:right="1134" w:bottom="1977" w:left="1134" w:header="1134" w:footer="1697" w:gutter="0"/>
          <w:titlePg w:val="0"/>
        </w:sectPr>
      </w:sectPrChange>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20" w:author="Lisbeth Claesson" w:date="2012-04-20T14:23:00Z" w:initials="LC">
    <w:p w:rsidR="00124CD1" w:rsidRDefault="00124CD1">
      <w:pPr>
        <w:pStyle w:val="Kommentarer"/>
      </w:pPr>
      <w:r>
        <w:rPr>
          <w:rStyle w:val="Kommentarsreferens"/>
        </w:rPr>
        <w:annotationRef/>
      </w:r>
      <w:r>
        <w:t>Beroende på hu du skriver i metoden kan det behövas en förklaring här vilka grupperna var</w:t>
      </w:r>
    </w:p>
  </w:comment>
  <w:comment w:id="21" w:author="Lisbeth Claesson" w:date="2012-04-20T14:23:00Z" w:initials="LC">
    <w:p w:rsidR="00124CD1" w:rsidRDefault="00124CD1">
      <w:pPr>
        <w:pStyle w:val="Kommentarer"/>
      </w:pPr>
      <w:r>
        <w:rPr>
          <w:rStyle w:val="Kommentarsreferens"/>
        </w:rPr>
        <w:annotationRef/>
      </w:r>
      <w:r>
        <w:t>Det fattas något ord här</w:t>
      </w:r>
    </w:p>
  </w:comment>
  <w:comment w:id="113" w:author="Lisbeth Claesson" w:date="2012-04-20T14:23:00Z" w:initials="LC">
    <w:p w:rsidR="00124CD1" w:rsidRDefault="00124CD1">
      <w:pPr>
        <w:pStyle w:val="Kommentarer"/>
      </w:pPr>
      <w:r>
        <w:rPr>
          <w:rStyle w:val="Kommentarsreferens"/>
        </w:rPr>
        <w:annotationRef/>
      </w:r>
      <w:r>
        <w:t>Hurtänker du här? Efter genomförd bedömning så görs en bedöming om personerna har mild etc problem?</w:t>
      </w:r>
    </w:p>
  </w:comment>
  <w:comment w:id="129" w:author="Lisbeth Claesson" w:date="2012-04-20T14:23:00Z" w:initials="LC">
    <w:p w:rsidR="00124CD1" w:rsidRDefault="00124CD1">
      <w:pPr>
        <w:pStyle w:val="Kommentarer"/>
      </w:pPr>
      <w:r>
        <w:rPr>
          <w:rStyle w:val="Kommentarsreferens"/>
        </w:rPr>
        <w:annotationRef/>
      </w:r>
      <w:r>
        <w:t>Vad betyder det?</w:t>
      </w:r>
    </w:p>
  </w:comment>
  <w:comment w:id="243" w:author="Lisbeth Claesson" w:date="2012-04-20T14:23:00Z" w:initials="LC">
    <w:p w:rsidR="00124CD1" w:rsidRDefault="00124CD1">
      <w:pPr>
        <w:pStyle w:val="Kommentarer"/>
      </w:pPr>
      <w:r>
        <w:rPr>
          <w:rStyle w:val="Kommentarsreferens"/>
        </w:rPr>
        <w:annotationRef/>
      </w:r>
      <w:r>
        <w:t>Bedömningsinstrumenten?</w:t>
      </w:r>
    </w:p>
  </w:comment>
  <w:comment w:id="249" w:author="Lisbeth Claesson" w:date="2012-04-20T14:23:00Z" w:initials="LC">
    <w:p w:rsidR="00124CD1" w:rsidRDefault="00124CD1">
      <w:pPr>
        <w:pStyle w:val="Kommentarer"/>
      </w:pPr>
      <w:r>
        <w:rPr>
          <w:rStyle w:val="Kommentarsreferens"/>
        </w:rPr>
        <w:annotationRef/>
      </w:r>
      <w:r>
        <w:t>Undvik att börja en mening med siffror</w:t>
      </w:r>
    </w:p>
  </w:comment>
  <w:comment w:id="259" w:author="Lisbeth Claesson" w:date="2012-04-20T14:23:00Z" w:initials="LC">
    <w:p w:rsidR="00124CD1" w:rsidRDefault="00124CD1">
      <w:pPr>
        <w:pStyle w:val="Kommentarer"/>
      </w:pPr>
      <w:r>
        <w:rPr>
          <w:rStyle w:val="Kommentarsreferens"/>
        </w:rPr>
        <w:annotationRef/>
      </w:r>
      <w:r>
        <w:t>Undersökningsgrupp?</w:t>
      </w:r>
    </w:p>
  </w:comment>
  <w:comment w:id="262" w:author="Lisbeth Claesson" w:date="2012-04-20T14:23:00Z" w:initials="LC">
    <w:p w:rsidR="00124CD1" w:rsidRDefault="00124CD1">
      <w:pPr>
        <w:pStyle w:val="Kommentarer"/>
      </w:pPr>
      <w:r>
        <w:rPr>
          <w:rStyle w:val="Kommentarsreferens"/>
        </w:rPr>
        <w:annotationRef/>
      </w:r>
      <w:r>
        <w:t>Formulera denna mening lite distinkrare exv – undersökt om det fanns könsskillnader?</w:t>
      </w:r>
    </w:p>
  </w:comment>
  <w:comment w:id="265" w:author="Lisbeth Claesson" w:date="2012-04-20T14:23:00Z" w:initials="LC">
    <w:p w:rsidR="00124CD1" w:rsidRDefault="00124CD1">
      <w:pPr>
        <w:pStyle w:val="Kommentarer"/>
      </w:pPr>
      <w:r>
        <w:rPr>
          <w:rStyle w:val="Kommentarsreferens"/>
        </w:rPr>
        <w:annotationRef/>
      </w:r>
      <w:r>
        <w:t>Tänk också vad du använder för ord för dessa grupperså att det blir enhetligt i arbetet. Man kan exv ge de olika grupper förkortninga, behöver man inte skriva ut namnen varje gång eller beskriva varje grupp en gång och sedan säga att därefter så kommer resp grupp att kallas.</w:t>
      </w:r>
    </w:p>
  </w:comment>
  <w:comment w:id="264" w:author="Lisbeth Claesson" w:date="2012-04-20T14:23:00Z" w:initials="LC">
    <w:p w:rsidR="00124CD1" w:rsidRDefault="00124CD1">
      <w:pPr>
        <w:pStyle w:val="Kommentarer"/>
      </w:pPr>
      <w:r>
        <w:rPr>
          <w:rStyle w:val="Kommentarsreferens"/>
        </w:rPr>
        <w:annotationRef/>
      </w:r>
      <w:r>
        <w:t>Här är det lite oklart – var det så att 25 valdes ut att använda i analysen och de övriga var inte med i analysen.</w:t>
      </w:r>
    </w:p>
  </w:comment>
  <w:comment w:id="285" w:author="Lisbeth Claesson" w:date="2012-04-20T14:28:00Z" w:initials="LC">
    <w:p w:rsidR="00124CD1" w:rsidRDefault="00124CD1">
      <w:pPr>
        <w:pStyle w:val="Kommentarer"/>
      </w:pPr>
      <w:r>
        <w:rPr>
          <w:rStyle w:val="Kommentarsreferens"/>
        </w:rPr>
        <w:annotationRef/>
      </w:r>
      <w:r>
        <w:t>Förstår vad du menar – kan du uttrycka det lite distinktare?</w:t>
      </w:r>
    </w:p>
  </w:comment>
  <w:comment w:id="299" w:author="Lisbeth Claesson" w:date="2012-04-20T14:30:00Z" w:initials="LC">
    <w:p w:rsidR="00124CD1" w:rsidRDefault="00124CD1">
      <w:pPr>
        <w:pStyle w:val="Kommentarer"/>
      </w:pPr>
      <w:r>
        <w:rPr>
          <w:rStyle w:val="Kommentarsreferens"/>
        </w:rPr>
        <w:annotationRef/>
      </w:r>
      <w:r>
        <w:t>Annat uttryck?</w:t>
      </w:r>
    </w:p>
  </w:comment>
  <w:comment w:id="317" w:author="Lisbeth Claesson" w:date="2012-04-20T14:33:00Z" w:initials="LC">
    <w:p w:rsidR="00124CD1" w:rsidRDefault="00124CD1">
      <w:pPr>
        <w:pStyle w:val="Kommentarer"/>
      </w:pPr>
      <w:r>
        <w:rPr>
          <w:rStyle w:val="Kommentarsreferens"/>
        </w:rPr>
        <w:annotationRef/>
      </w:r>
      <w:r>
        <w:t>I båda grupperna?</w:t>
      </w:r>
    </w:p>
  </w:comment>
  <w:comment w:id="318" w:author="Lisbeth Claesson" w:date="2012-04-20T14:34:00Z" w:initials="LC">
    <w:p w:rsidR="00124CD1" w:rsidRDefault="00124CD1">
      <w:pPr>
        <w:pStyle w:val="Kommentarer"/>
      </w:pPr>
      <w:r>
        <w:rPr>
          <w:rStyle w:val="Kommentarsreferens"/>
        </w:rPr>
        <w:annotationRef/>
      </w:r>
      <w:r>
        <w:t>Förtydliga hur du tänker här.</w:t>
      </w:r>
    </w:p>
  </w:comment>
  <w:comment w:id="334" w:author="Lisbeth Claesson" w:date="2012-04-20T14:36:00Z" w:initials="LC">
    <w:p w:rsidR="00124CD1" w:rsidRDefault="00124CD1">
      <w:pPr>
        <w:pStyle w:val="Kommentarer"/>
      </w:pPr>
      <w:r>
        <w:rPr>
          <w:rStyle w:val="Kommentarsreferens"/>
        </w:rPr>
        <w:annotationRef/>
      </w:r>
      <w:r>
        <w:t>Behövs inte här när du har skrivit i metoden vilka statistiska metoder du har använt</w:t>
      </w:r>
    </w:p>
  </w:comment>
  <w:comment w:id="338" w:author="Lisbeth Claesson" w:date="2012-04-20T14:37:00Z" w:initials="LC">
    <w:p w:rsidR="00124CD1" w:rsidRDefault="00124CD1">
      <w:pPr>
        <w:pStyle w:val="Kommentarer"/>
      </w:pPr>
      <w:r>
        <w:rPr>
          <w:rStyle w:val="Kommentarsreferens"/>
        </w:rPr>
        <w:annotationRef/>
      </w:r>
      <w:r>
        <w:t>Till vems fördel?</w:t>
      </w:r>
    </w:p>
  </w:comment>
  <w:comment w:id="339" w:author="Lisbeth Claesson" w:date="2012-04-20T14:38:00Z" w:initials="LC">
    <w:p w:rsidR="00124CD1" w:rsidRDefault="00124CD1">
      <w:pPr>
        <w:pStyle w:val="Kommentarer"/>
      </w:pPr>
      <w:r>
        <w:rPr>
          <w:rStyle w:val="Kommentarsreferens"/>
        </w:rPr>
        <w:annotationRef/>
      </w:r>
      <w:r>
        <w:t>Formulering – där det fanns en statistisk signifikant…</w:t>
      </w:r>
    </w:p>
  </w:comment>
  <w:comment w:id="349" w:author="Lisbeth Claesson" w:date="2012-04-20T14:38:00Z" w:initials="LC">
    <w:p w:rsidR="00124CD1" w:rsidRDefault="00124CD1">
      <w:pPr>
        <w:pStyle w:val="Kommentarer"/>
      </w:pPr>
      <w:r>
        <w:rPr>
          <w:rStyle w:val="Kommentarsreferens"/>
        </w:rPr>
        <w:annotationRef/>
      </w:r>
      <w:r>
        <w:t>Skriv i en fotnot under tabellen</w:t>
      </w:r>
    </w:p>
  </w:comment>
  <w:comment w:id="355" w:author="Lisbeth Claesson" w:date="2012-04-20T14:41:00Z" w:initials="LC">
    <w:p w:rsidR="00124CD1" w:rsidRDefault="00124CD1">
      <w:pPr>
        <w:pStyle w:val="Kommentarer"/>
      </w:pPr>
      <w:r>
        <w:rPr>
          <w:rStyle w:val="Kommentarsreferens"/>
        </w:rPr>
        <w:annotationRef/>
      </w:r>
      <w:r>
        <w:t xml:space="preserve"> </w:t>
      </w:r>
      <w:r>
        <w:rPr>
          <w:vanish/>
        </w:rPr>
        <w:t>ditt resonemange hur du sak bearbetea data statistiskt? p en gång oc</w:t>
      </w:r>
    </w:p>
  </w:comment>
  <w:comment w:id="354" w:author="Lisbeth Claesson" w:date="2012-04-20T14:42:00Z" w:initials="LC">
    <w:p w:rsidR="00124CD1" w:rsidRDefault="00124CD1">
      <w:pPr>
        <w:pStyle w:val="Kommentarer"/>
      </w:pPr>
      <w:r>
        <w:rPr>
          <w:rStyle w:val="Kommentarsreferens"/>
        </w:rPr>
        <w:annotationRef/>
      </w:r>
      <w:r>
        <w:t>Undvik att börja mening med siffra</w:t>
      </w:r>
    </w:p>
  </w:comment>
  <w:comment w:id="356" w:author="Lisbeth Claesson" w:date="2012-04-20T14:43:00Z" w:initials="LC">
    <w:p w:rsidR="00124CD1" w:rsidRDefault="00124CD1">
      <w:pPr>
        <w:pStyle w:val="Kommentarer"/>
      </w:pPr>
      <w:r>
        <w:rPr>
          <w:rStyle w:val="Kommentarsreferens"/>
        </w:rPr>
        <w:annotationRef/>
      </w:r>
      <w:r>
        <w:t>Utveckla texten och ange hur många det är i resp gruppi den gröna resp blå gruppen</w:t>
      </w:r>
    </w:p>
  </w:comment>
  <w:comment w:id="357" w:author="Lisbeth Claesson" w:date="2012-04-20T14:45:00Z" w:initials="LC">
    <w:p w:rsidR="00124CD1" w:rsidRDefault="00124CD1">
      <w:pPr>
        <w:pStyle w:val="Kommentarer"/>
      </w:pPr>
      <w:r>
        <w:rPr>
          <w:rStyle w:val="Kommentarsreferens"/>
        </w:rPr>
        <w:annotationRef/>
      </w:r>
      <w:r>
        <w:t xml:space="preserve">Vad kallar du detta </w:t>
      </w:r>
      <w:proofErr w:type="gramStart"/>
      <w:r>
        <w:t>svarsalternativet</w:t>
      </w:r>
      <w:proofErr w:type="gramEnd"/>
      <w:r>
        <w:t>?</w:t>
      </w:r>
    </w:p>
  </w:comment>
  <w:comment w:id="358" w:author="Lisbeth Claesson" w:date="2012-04-20T14:45:00Z" w:initials="LC">
    <w:p w:rsidR="00124CD1" w:rsidRDefault="00124CD1">
      <w:pPr>
        <w:pStyle w:val="Kommentarer"/>
      </w:pPr>
      <w:r>
        <w:rPr>
          <w:rStyle w:val="Kommentarsreferens"/>
        </w:rPr>
        <w:annotationRef/>
      </w:r>
      <w:r>
        <w:t>Vad kallas detta svarsaldernativ?</w:t>
      </w:r>
    </w:p>
  </w:comment>
  <w:comment w:id="359" w:author="Lisbeth Claesson" w:date="2012-04-20T14:47:00Z" w:initials="LC">
    <w:p w:rsidR="00124CD1" w:rsidRDefault="00124CD1">
      <w:pPr>
        <w:pStyle w:val="Kommentarer"/>
      </w:pPr>
      <w:r>
        <w:rPr>
          <w:rStyle w:val="Kommentarsreferens"/>
        </w:rPr>
        <w:annotationRef/>
      </w:r>
      <w:r>
        <w:t xml:space="preserve">Annan text som talar om vad tabellen iinehååler exv Jämförelse mellan </w:t>
      </w:r>
      <w:proofErr w:type="gramStart"/>
      <w:r>
        <w:t>…i</w:t>
      </w:r>
      <w:proofErr w:type="gramEnd"/>
      <w:r>
        <w:t xml:space="preserve"> instriumentet…eller nåt i den stilen och n=</w:t>
      </w:r>
    </w:p>
  </w:comment>
  <w:comment w:id="363" w:author="Lisbeth Claesson" w:date="2012-04-20T14:48:00Z" w:initials="LC">
    <w:p w:rsidR="00124CD1" w:rsidRDefault="00124CD1">
      <w:pPr>
        <w:pStyle w:val="Kommentarer"/>
      </w:pPr>
      <w:r>
        <w:rPr>
          <w:rStyle w:val="Kommentarsreferens"/>
        </w:rPr>
        <w:annotationRef/>
      </w:r>
      <w:r>
        <w:t>Sammanfattande namnet på svarsalternativet – samma tanke på alla kolumnaerna</w:t>
      </w:r>
    </w:p>
  </w:comment>
  <w:comment w:id="365" w:author="Lisbeth Claesson" w:date="2012-04-20T14:50:00Z" w:initials="LC">
    <w:p w:rsidR="00124CD1" w:rsidRDefault="00124CD1">
      <w:pPr>
        <w:pStyle w:val="Kommentarer"/>
      </w:pPr>
      <w:r>
        <w:rPr>
          <w:rStyle w:val="Kommentarsreferens"/>
        </w:rPr>
        <w:annotationRef/>
      </w:r>
      <w:r>
        <w:t xml:space="preserve">Kan det </w:t>
      </w:r>
      <w:proofErr w:type="gramStart"/>
      <w:r>
        <w:t>var</w:t>
      </w:r>
      <w:proofErr w:type="gramEnd"/>
      <w:r>
        <w:t xml:space="preserve"> en fördel att göra en tom rad mella varje del i instrumentet så att det blit lättare att läsa? Det är så mycket information.</w:t>
      </w:r>
    </w:p>
  </w:comment>
  <w:comment w:id="373" w:author="Lisbeth Claesson" w:date="2012-04-20T14:53:00Z" w:initials="LC">
    <w:p w:rsidR="00124CD1" w:rsidRDefault="00124CD1">
      <w:pPr>
        <w:pStyle w:val="Kommentarer"/>
      </w:pPr>
      <w:r>
        <w:rPr>
          <w:rStyle w:val="Kommentarsreferens"/>
        </w:rPr>
        <w:annotationRef/>
      </w:r>
      <w:r>
        <w:t>Vilka svenska grupper? Det kommer senare i texten. Nu kommr jag inte ihåg om du har skrivit det som står här i metoden angående hur du sak bearbeta data statistiskt? Det brukar så i statistisk metod och sedan sår endast resultatet höär.</w:t>
      </w:r>
    </w:p>
  </w:comment>
  <w:comment w:id="387" w:author="Lisbeth Claesson" w:date="2012-04-20T14:53:00Z" w:initials="LC">
    <w:p w:rsidR="00124CD1" w:rsidRDefault="00124CD1">
      <w:pPr>
        <w:pStyle w:val="Kommentarer"/>
      </w:pPr>
      <w:r>
        <w:rPr>
          <w:rStyle w:val="Kommentarsreferens"/>
        </w:rPr>
        <w:annotationRef/>
      </w:r>
      <w:r>
        <w:t>Behövs denna rubrik?</w:t>
      </w:r>
    </w:p>
  </w:comment>
  <w:comment w:id="390" w:author="Lisbeth Claesson" w:date="2012-04-20T14:54:00Z" w:initials="LC">
    <w:p w:rsidR="00124CD1" w:rsidRDefault="00124CD1">
      <w:pPr>
        <w:pStyle w:val="Kommentarer"/>
      </w:pPr>
      <w:r>
        <w:rPr>
          <w:rStyle w:val="Kommentarsreferens"/>
        </w:rPr>
        <w:annotationRef/>
      </w:r>
      <w:r>
        <w:t>Annat ord</w:t>
      </w:r>
    </w:p>
  </w:comment>
  <w:comment w:id="389" w:author="Lisbeth Claesson" w:date="2012-04-20T14:54:00Z" w:initials="LC">
    <w:p w:rsidR="00124CD1" w:rsidRDefault="00124CD1">
      <w:pPr>
        <w:pStyle w:val="Kommentarer"/>
      </w:pPr>
      <w:r>
        <w:rPr>
          <w:rStyle w:val="Kommentarsreferens"/>
        </w:rPr>
        <w:annotationRef/>
      </w:r>
      <w:r>
        <w:t xml:space="preserve">I detta </w:t>
      </w:r>
      <w:proofErr w:type="gramStart"/>
      <w:r>
        <w:t>stycket</w:t>
      </w:r>
      <w:proofErr w:type="gramEnd"/>
      <w:r>
        <w:t xml:space="preserve"> behövs lite förtydliganden så man kan följa ditt resonemang</w:t>
      </w:r>
    </w:p>
  </w:comment>
  <w:comment w:id="391" w:author="Lisbeth Claesson" w:date="2012-04-20T14:55:00Z" w:initials="LC">
    <w:p w:rsidR="00124CD1" w:rsidRDefault="00124CD1">
      <w:pPr>
        <w:pStyle w:val="Kommentarer"/>
      </w:pPr>
      <w:r>
        <w:rPr>
          <w:rStyle w:val="Kommentarsreferens"/>
        </w:rPr>
        <w:annotationRef/>
      </w:r>
      <w:r>
        <w:t>Här är lite oklart</w:t>
      </w:r>
    </w:p>
  </w:comment>
  <w:comment w:id="407" w:author="Lisbeth Claesson" w:date="2012-04-20T14:55:00Z" w:initials="LC">
    <w:p w:rsidR="00124CD1" w:rsidRDefault="00124CD1">
      <w:pPr>
        <w:pStyle w:val="Kommentarer"/>
      </w:pPr>
      <w:r>
        <w:rPr>
          <w:rStyle w:val="Kommentarsreferens"/>
        </w:rPr>
        <w:annotationRef/>
      </w:r>
      <w:r>
        <w:t>Annat ord</w:t>
      </w:r>
    </w:p>
  </w:comment>
  <w:comment w:id="410" w:author="Lisbeth Claesson" w:date="2012-04-20T14:57:00Z" w:initials="LC">
    <w:p w:rsidR="00124CD1" w:rsidRDefault="00124CD1">
      <w:pPr>
        <w:pStyle w:val="Kommentarer"/>
      </w:pPr>
      <w:r>
        <w:rPr>
          <w:rStyle w:val="Kommentarsreferens"/>
        </w:rPr>
        <w:annotationRef/>
      </w:r>
      <w:r>
        <w:t>Hur tänker du här?</w:t>
      </w:r>
    </w:p>
  </w:comment>
  <w:comment w:id="411" w:author="Lisbeth Claesson" w:date="2012-04-20T14:57:00Z" w:initials="LC">
    <w:p w:rsidR="00124CD1" w:rsidRDefault="00124CD1">
      <w:pPr>
        <w:pStyle w:val="Kommentarer"/>
      </w:pPr>
      <w:r>
        <w:rPr>
          <w:rStyle w:val="Kommentarsreferens"/>
        </w:rPr>
        <w:annotationRef/>
      </w:r>
      <w:r>
        <w:t>Tänker du på några speciella?</w:t>
      </w:r>
    </w:p>
  </w:comment>
  <w:comment w:id="420" w:author="Lisbeth Claesson" w:date="2012-04-20T14:59:00Z" w:initials="LC">
    <w:p w:rsidR="00124CD1" w:rsidRDefault="00124CD1">
      <w:pPr>
        <w:pStyle w:val="Kommentarer"/>
      </w:pPr>
      <w:r>
        <w:rPr>
          <w:rStyle w:val="Kommentarsreferens"/>
        </w:rPr>
        <w:annotationRef/>
      </w:r>
      <w:r>
        <w:t>Kan du vara distinktare i di formulering här?</w:t>
      </w:r>
    </w:p>
  </w:comment>
  <w:comment w:id="423" w:author="Lisbeth Claesson" w:date="2012-04-20T15:01:00Z" w:initials="LC">
    <w:p w:rsidR="00124CD1" w:rsidRDefault="00124CD1">
      <w:pPr>
        <w:pStyle w:val="Kommentarer"/>
      </w:pPr>
      <w:r>
        <w:rPr>
          <w:rStyle w:val="Kommentarsreferens"/>
        </w:rPr>
        <w:annotationRef/>
      </w:r>
      <w:r>
        <w:t>Möjligen hör detta stycke till metoddiskussion</w:t>
      </w:r>
    </w:p>
  </w:comment>
  <w:comment w:id="424" w:author="Lisbeth Claesson" w:date="2012-04-20T15:01:00Z" w:initials="LC">
    <w:p w:rsidR="00124CD1" w:rsidRDefault="00124CD1">
      <w:pPr>
        <w:pStyle w:val="Kommentarer"/>
      </w:pPr>
      <w:r>
        <w:rPr>
          <w:rStyle w:val="Kommentarsreferens"/>
        </w:rPr>
        <w:annotationRef/>
      </w:r>
      <w:r>
        <w:t>Här är något oklart</w:t>
      </w:r>
    </w:p>
  </w:comment>
  <w:comment w:id="425" w:author="Lisbeth Claesson" w:date="2012-04-20T15:02:00Z" w:initials="LC">
    <w:p w:rsidR="00124CD1" w:rsidRDefault="00124CD1">
      <w:pPr>
        <w:pStyle w:val="Kommentarer"/>
      </w:pPr>
      <w:r>
        <w:rPr>
          <w:rStyle w:val="Kommentarsreferens"/>
        </w:rPr>
        <w:annotationRef/>
      </w:r>
      <w:r>
        <w:t>Annan formulering – instumentern på resp lads språk?</w:t>
      </w:r>
    </w:p>
  </w:comment>
  <w:comment w:id="429" w:author="Lisbeth Claesson" w:date="2012-04-20T15:04:00Z" w:initials="LC">
    <w:p w:rsidR="00124CD1" w:rsidRDefault="00124CD1">
      <w:pPr>
        <w:pStyle w:val="Kommentarer"/>
      </w:pPr>
      <w:r>
        <w:rPr>
          <w:rStyle w:val="Kommentarsreferens"/>
        </w:rPr>
        <w:annotationRef/>
      </w:r>
      <w:r>
        <w:t>Kan du vara lite distinktare i din formulering här?</w:t>
      </w:r>
    </w:p>
  </w:comment>
  <w:comment w:id="430" w:author="Lisbeth Claesson" w:date="2012-04-20T15:04:00Z" w:initials="LC">
    <w:p w:rsidR="00124CD1" w:rsidRDefault="00124CD1">
      <w:pPr>
        <w:pStyle w:val="Kommentarer"/>
      </w:pPr>
      <w:r>
        <w:rPr>
          <w:rStyle w:val="Kommentarsreferens"/>
        </w:rPr>
        <w:annotationRef/>
      </w:r>
      <w:r>
        <w:t>Annan formulering?</w:t>
      </w:r>
    </w:p>
  </w:comment>
  <w:comment w:id="431" w:author="Lisbeth Claesson" w:date="2012-04-20T15:05:00Z" w:initials="LC">
    <w:p w:rsidR="00124CD1" w:rsidRDefault="00124CD1">
      <w:pPr>
        <w:pStyle w:val="Kommentarer"/>
      </w:pPr>
      <w:r>
        <w:rPr>
          <w:rStyle w:val="Kommentarsreferens"/>
        </w:rPr>
        <w:annotationRef/>
      </w:r>
      <w:r>
        <w:t>förtydliga</w:t>
      </w:r>
    </w:p>
  </w:comment>
  <w:comment w:id="432" w:author="Lisbeth Claesson" w:date="2012-04-20T15:05:00Z" w:initials="LC">
    <w:p w:rsidR="00124CD1" w:rsidRDefault="00124CD1">
      <w:pPr>
        <w:pStyle w:val="Kommentarer"/>
      </w:pPr>
      <w:r>
        <w:rPr>
          <w:rStyle w:val="Kommentarsreferens"/>
        </w:rPr>
        <w:annotationRef/>
      </w:r>
      <w:proofErr w:type="gramStart"/>
      <w:r>
        <w:t>har du redovisat någon könsskillnad i resultatet?</w:t>
      </w:r>
      <w:proofErr w:type="gramEnd"/>
    </w:p>
  </w:comment>
</w:comment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516EA" w:rsidRDefault="001516EA">
      <w:r>
        <w:separator/>
      </w:r>
    </w:p>
  </w:endnote>
  <w:endnote w:type="continuationSeparator" w:id="0">
    <w:p w:rsidR="001516EA" w:rsidRDefault="0015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Garamond MT">
    <w:altName w:val="Garamond"/>
    <w:charset w:val="80"/>
    <w:family w:val="roman"/>
    <w:pitch w:val="variable"/>
  </w:font>
  <w:font w:name="Arial">
    <w:panose1 w:val="020B0604020202020204"/>
    <w:charset w:val="00"/>
    <w:family w:val="auto"/>
    <w:pitch w:val="variable"/>
    <w:sig w:usb0="00000003" w:usb1="00000000" w:usb2="00000000" w:usb3="00000000" w:csb0="00000001" w:csb1="00000000"/>
  </w:font>
  <w:font w:name="DejaVu Sans">
    <w:altName w:val="ＭＳ 明朝"/>
    <w:charset w:val="80"/>
    <w:family w:val="auto"/>
    <w:pitch w:val="variable"/>
  </w:font>
  <w:font w:name="OpenSymbol">
    <w:altName w:val="Arial Unicode MS"/>
    <w:charset w:val="80"/>
    <w:family w:val="auto"/>
    <w:pitch w:val="default"/>
  </w:font>
  <w:font w:name="Verdana">
    <w:panose1 w:val="020B0604030504040204"/>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Palatino Linotype">
    <w:panose1 w:val="02040502050505030304"/>
    <w:charset w:val="00"/>
    <w:family w:val="auto"/>
    <w:pitch w:val="variable"/>
    <w:sig w:usb0="E0000287" w:usb1="40000013" w:usb2="00000000" w:usb3="00000000" w:csb0="0000019F" w:csb1="00000000"/>
  </w:font>
  <w:font w:name="Garamond">
    <w:panose1 w:val="02020404030301010803"/>
    <w:charset w:val="00"/>
    <w:family w:val="auto"/>
    <w:pitch w:val="variable"/>
    <w:sig w:usb0="00000003" w:usb1="00000000" w:usb2="00000000" w:usb3="00000000" w:csb0="00000001" w:csb1="00000000"/>
  </w:font>
  <w:font w:name="gargi">
    <w:altName w:val="ＭＳ 明朝"/>
    <w:charset w:val="80"/>
    <w:family w:val="auto"/>
    <w:pitch w:val="variable"/>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4CD1" w:rsidRDefault="00124CD1" w:rsidP="00F670D5">
    <w:pPr>
      <w:pStyle w:val="Sidfot"/>
      <w:framePr w:wrap="around" w:vAnchor="text" w:hAnchor="margin" w:xAlign="right" w:y="1"/>
      <w:rPr>
        <w:ins w:id="28" w:author="Peter Odeus" w:date="2012-05-29T21:17:00Z"/>
        <w:rStyle w:val="Sidnummer"/>
      </w:rPr>
    </w:pPr>
    <w:ins w:id="29" w:author="Peter Odeus" w:date="2012-05-29T21:17:00Z">
      <w:r>
        <w:rPr>
          <w:rStyle w:val="Sidnummer"/>
        </w:rPr>
        <w:fldChar w:fldCharType="begin"/>
      </w:r>
      <w:r>
        <w:rPr>
          <w:rStyle w:val="Sidnummer"/>
        </w:rPr>
        <w:instrText xml:space="preserve">PAGE  </w:instrText>
      </w:r>
    </w:ins>
    <w:r>
      <w:rPr>
        <w:rStyle w:val="Sidnummer"/>
      </w:rPr>
      <w:fldChar w:fldCharType="separate"/>
    </w:r>
    <w:r w:rsidR="00B42C1F">
      <w:rPr>
        <w:rStyle w:val="Sidnummer"/>
        <w:noProof/>
      </w:rPr>
      <w:t>2</w:t>
    </w:r>
    <w:ins w:id="30" w:author="Peter Odeus" w:date="2012-05-29T21:17:00Z">
      <w:r>
        <w:rPr>
          <w:rStyle w:val="Sidnummer"/>
        </w:rPr>
        <w:fldChar w:fldCharType="end"/>
      </w:r>
    </w:ins>
  </w:p>
  <w:p w:rsidR="00124CD1" w:rsidRDefault="00124CD1" w:rsidP="00213E94"/>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4CD1" w:rsidRDefault="00124CD1" w:rsidP="00F670D5">
    <w:pPr>
      <w:pStyle w:val="Sidfot"/>
      <w:framePr w:wrap="around" w:vAnchor="text" w:hAnchor="margin" w:xAlign="right" w:y="1"/>
      <w:rPr>
        <w:ins w:id="31" w:author="Peter Odeus" w:date="2012-05-29T21:17:00Z"/>
        <w:rStyle w:val="Sidnummer"/>
      </w:rPr>
    </w:pPr>
    <w:ins w:id="32" w:author="Peter Odeus" w:date="2012-05-29T21:17:00Z">
      <w:r>
        <w:rPr>
          <w:rStyle w:val="Sidnummer"/>
        </w:rPr>
        <w:fldChar w:fldCharType="begin"/>
      </w:r>
      <w:r>
        <w:rPr>
          <w:rStyle w:val="Sidnummer"/>
        </w:rPr>
        <w:instrText xml:space="preserve">PAGE  </w:instrText>
      </w:r>
    </w:ins>
    <w:r>
      <w:rPr>
        <w:rStyle w:val="Sidnummer"/>
      </w:rPr>
      <w:fldChar w:fldCharType="separate"/>
    </w:r>
    <w:r w:rsidR="00B42C1F">
      <w:rPr>
        <w:rStyle w:val="Sidnummer"/>
        <w:noProof/>
      </w:rPr>
      <w:t>3</w:t>
    </w:r>
    <w:ins w:id="33" w:author="Peter Odeus" w:date="2012-05-29T21:17:00Z">
      <w:r>
        <w:rPr>
          <w:rStyle w:val="Sidnummer"/>
        </w:rPr>
        <w:fldChar w:fldCharType="end"/>
      </w:r>
    </w:ins>
  </w:p>
  <w:p w:rsidR="00124CD1" w:rsidRDefault="00124CD1">
    <w:pPr>
      <w:ind w:right="360"/>
      <w:pPrChange w:id="34" w:author="Peter Odeus" w:date="2012-05-29T21:17:00Z">
        <w:pPr/>
      </w:pPrChange>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4CD1" w:rsidRDefault="00124CD1"/>
</w:ftr>
</file>

<file path=word/footer4.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4CD1" w:rsidRDefault="00124CD1" w:rsidP="00D440CF">
    <w:pPr>
      <w:pStyle w:val="Sidfot"/>
      <w:framePr w:wrap="around" w:vAnchor="text" w:hAnchor="margin" w:xAlign="right" w:y="1"/>
      <w:rPr>
        <w:ins w:id="452" w:author="Peter Odeus" w:date="2012-05-29T21:56:00Z"/>
        <w:rStyle w:val="Sidnummer"/>
      </w:rPr>
    </w:pPr>
    <w:ins w:id="453" w:author="Peter Odeus" w:date="2012-05-29T21:56:00Z">
      <w:r>
        <w:rPr>
          <w:rStyle w:val="Sidnummer"/>
        </w:rPr>
        <w:fldChar w:fldCharType="begin"/>
      </w:r>
      <w:r>
        <w:rPr>
          <w:rStyle w:val="Sidnummer"/>
        </w:rPr>
        <w:instrText xml:space="preserve">PAGE  </w:instrText>
      </w:r>
    </w:ins>
    <w:r>
      <w:rPr>
        <w:rStyle w:val="Sidnummer"/>
      </w:rPr>
      <w:fldChar w:fldCharType="separate"/>
    </w:r>
    <w:r w:rsidR="00B42C1F">
      <w:rPr>
        <w:rStyle w:val="Sidnummer"/>
        <w:noProof/>
      </w:rPr>
      <w:t>2</w:t>
    </w:r>
    <w:ins w:id="454" w:author="Peter Odeus" w:date="2012-05-29T21:56:00Z">
      <w:r>
        <w:rPr>
          <w:rStyle w:val="Sidnummer"/>
        </w:rPr>
        <w:fldChar w:fldCharType="end"/>
      </w:r>
    </w:ins>
  </w:p>
  <w:p w:rsidR="00124CD1" w:rsidRDefault="00124CD1">
    <w:pPr>
      <w:ind w:right="360"/>
      <w:pPrChange w:id="455" w:author="Peter Odeus" w:date="2012-05-29T21:56:00Z">
        <w:pPr/>
      </w:pPrChange>
    </w:pPr>
  </w:p>
</w:ftr>
</file>

<file path=word/footer5.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4CD1" w:rsidRDefault="00124CD1" w:rsidP="00D440CF">
    <w:pPr>
      <w:pStyle w:val="Sidfot"/>
      <w:framePr w:wrap="around" w:vAnchor="text" w:hAnchor="margin" w:xAlign="right" w:y="1"/>
      <w:rPr>
        <w:ins w:id="456" w:author="Peter Odeus" w:date="2012-05-29T21:56:00Z"/>
        <w:rStyle w:val="Sidnummer"/>
      </w:rPr>
    </w:pPr>
    <w:ins w:id="457" w:author="Peter Odeus" w:date="2012-05-29T21:56:00Z">
      <w:r>
        <w:rPr>
          <w:rStyle w:val="Sidnummer"/>
        </w:rPr>
        <w:fldChar w:fldCharType="begin"/>
      </w:r>
      <w:r>
        <w:rPr>
          <w:rStyle w:val="Sidnummer"/>
        </w:rPr>
        <w:instrText xml:space="preserve">PAGE  </w:instrText>
      </w:r>
    </w:ins>
    <w:r>
      <w:rPr>
        <w:rStyle w:val="Sidnummer"/>
      </w:rPr>
      <w:fldChar w:fldCharType="separate"/>
    </w:r>
    <w:r w:rsidR="00B42C1F">
      <w:rPr>
        <w:rStyle w:val="Sidnummer"/>
        <w:noProof/>
      </w:rPr>
      <w:t>1</w:t>
    </w:r>
    <w:ins w:id="458" w:author="Peter Odeus" w:date="2012-05-29T21:56:00Z">
      <w:r>
        <w:rPr>
          <w:rStyle w:val="Sidnummer"/>
        </w:rPr>
        <w:fldChar w:fldCharType="end"/>
      </w:r>
    </w:ins>
  </w:p>
  <w:p w:rsidR="00124CD1" w:rsidRDefault="00124CD1">
    <w:pPr>
      <w:ind w:right="360"/>
      <w:pPrChange w:id="459" w:author="Peter Odeus" w:date="2012-05-29T21:56:00Z">
        <w:pPr/>
      </w:pPrChange>
    </w:pPr>
  </w:p>
</w:ftr>
</file>

<file path=word/footer6.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4CD1" w:rsidRDefault="00124CD1"/>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516EA" w:rsidRDefault="001516EA">
      <w:r>
        <w:separator/>
      </w:r>
    </w:p>
  </w:footnote>
  <w:footnote w:type="continuationSeparator" w:id="0">
    <w:p w:rsidR="001516EA" w:rsidRDefault="001516EA">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4CD1" w:rsidRDefault="00124CD1"/>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4CD1" w:rsidRDefault="00124CD1"/>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4CD1" w:rsidRDefault="00124CD1"/>
</w:hdr>
</file>

<file path=word/header4.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4CD1" w:rsidRDefault="00124CD1"/>
</w:hdr>
</file>

<file path=word/header5.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4CD1" w:rsidRDefault="00124CD1"/>
</w:hdr>
</file>

<file path=word/header6.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4CD1" w:rsidRDefault="00124CD1"/>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F4306D2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nsid w:val="00000002"/>
    <w:multiLevelType w:val="multilevel"/>
    <w:tmpl w:val="00000002"/>
    <w:name w:val="WW8Num8"/>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nsid w:val="00000003"/>
    <w:multiLevelType w:val="multilevel"/>
    <w:tmpl w:val="0000000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embedSystemFonts/>
  <w:proofState w:grammar="clean"/>
  <w:trackRevisions/>
  <w:defaultTabStop w:val="1304"/>
  <w:hyphenationZone w:val="425"/>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2CF1"/>
    <w:rsid w:val="00124CD1"/>
    <w:rsid w:val="001516EA"/>
    <w:rsid w:val="001C09E6"/>
    <w:rsid w:val="00213E94"/>
    <w:rsid w:val="003D7A13"/>
    <w:rsid w:val="00441326"/>
    <w:rsid w:val="004D310B"/>
    <w:rsid w:val="006602BE"/>
    <w:rsid w:val="007208C8"/>
    <w:rsid w:val="00765AAD"/>
    <w:rsid w:val="007E58E8"/>
    <w:rsid w:val="00805113"/>
    <w:rsid w:val="008A5581"/>
    <w:rsid w:val="008F3C6B"/>
    <w:rsid w:val="009F47DB"/>
    <w:rsid w:val="00A04323"/>
    <w:rsid w:val="00A638B3"/>
    <w:rsid w:val="00A702CA"/>
    <w:rsid w:val="00A802CA"/>
    <w:rsid w:val="00AD1D8C"/>
    <w:rsid w:val="00B04C2A"/>
    <w:rsid w:val="00B40B96"/>
    <w:rsid w:val="00B42C1F"/>
    <w:rsid w:val="00B87121"/>
    <w:rsid w:val="00B979A2"/>
    <w:rsid w:val="00C627BD"/>
    <w:rsid w:val="00D06656"/>
    <w:rsid w:val="00D440CF"/>
    <w:rsid w:val="00E229C6"/>
    <w:rsid w:val="00E22CF1"/>
    <w:rsid w:val="00E2696E"/>
    <w:rsid w:val="00F670D5"/>
    <w:rsid w:val="00F93D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oNotEmbedSmartTag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sv-SE"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unhideWhenUsed="0"/>
    <w:lsdException w:name="Note Level 2" w:semiHidden="0" w:uiPriority="1" w:unhideWhenUsed="0" w:qFormat="1"/>
    <w:lsdException w:name="Note Level 3" w:semiHidden="0" w:uiPriority="60" w:unhideWhenUsed="0"/>
    <w:lsdException w:name="Note Level 4" w:semiHidden="0" w:uiPriority="61" w:unhideWhenUsed="0"/>
    <w:lsdException w:name="Note Level 5" w:semiHidden="0" w:uiPriority="62" w:unhideWhenUsed="0"/>
    <w:lsdException w:name="Note Level 6" w:semiHidden="0" w:uiPriority="63" w:unhideWhenUsed="0"/>
    <w:lsdException w:name="Note Level 7" w:semiHidden="0" w:uiPriority="64" w:unhideWhenUsed="0"/>
    <w:lsdException w:name="Note Level 8" w:semiHidden="0" w:uiPriority="65" w:unhideWhenUsed="0"/>
    <w:lsdException w:name="Note Level 9" w:semiHidden="0" w:uiPriority="66"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suppressAutoHyphens/>
      <w:autoSpaceDE w:val="0"/>
      <w:ind w:left="397" w:right="170"/>
    </w:pPr>
    <w:rPr>
      <w:rFonts w:ascii="Garamond MT" w:eastAsia="Garamond MT" w:hAnsi="Garamond MT" w:cs="Garamond MT"/>
      <w:sz w:val="24"/>
      <w:szCs w:val="24"/>
      <w:lang w:val="sv-SE" w:eastAsia="en-US" w:bidi="en-US"/>
    </w:rPr>
  </w:style>
  <w:style w:type="paragraph" w:styleId="Rubrik1">
    <w:name w:val="heading 1"/>
    <w:basedOn w:val="Heading"/>
    <w:next w:val="Brdtext"/>
    <w:qFormat/>
    <w:pPr>
      <w:numPr>
        <w:numId w:val="1"/>
      </w:numPr>
      <w:outlineLvl w:val="0"/>
    </w:pPr>
    <w:rPr>
      <w:b/>
      <w:bCs/>
      <w:sz w:val="32"/>
      <w:szCs w:val="32"/>
    </w:rPr>
  </w:style>
  <w:style w:type="paragraph" w:styleId="Rubrik2">
    <w:name w:val="heading 2"/>
    <w:basedOn w:val="Heading"/>
    <w:next w:val="Brdtext"/>
    <w:qFormat/>
    <w:pPr>
      <w:numPr>
        <w:ilvl w:val="1"/>
        <w:numId w:val="1"/>
      </w:numPr>
      <w:outlineLvl w:val="1"/>
    </w:pPr>
    <w:rPr>
      <w:b/>
      <w:bCs/>
      <w:i/>
      <w:iCs/>
    </w:rPr>
  </w:style>
  <w:style w:type="paragraph" w:styleId="Rubrik3">
    <w:name w:val="heading 3"/>
    <w:basedOn w:val="Heading"/>
    <w:next w:val="Brdtext"/>
    <w:qFormat/>
    <w:pPr>
      <w:numPr>
        <w:ilvl w:val="2"/>
        <w:numId w:val="1"/>
      </w:numPr>
      <w:outlineLvl w:val="2"/>
    </w:pPr>
    <w:rPr>
      <w:b/>
      <w:bCs/>
    </w:rPr>
  </w:style>
  <w:style w:type="paragraph" w:styleId="Rubrik4">
    <w:name w:val="heading 4"/>
    <w:basedOn w:val="Heading"/>
    <w:next w:val="Brdtext"/>
    <w:qFormat/>
    <w:pPr>
      <w:numPr>
        <w:ilvl w:val="3"/>
        <w:numId w:val="1"/>
      </w:numPr>
      <w:outlineLvl w:val="3"/>
    </w:pPr>
    <w:rPr>
      <w:b/>
      <w:bCs/>
      <w:i/>
      <w:iCs/>
      <w:sz w:val="24"/>
      <w:szCs w:val="24"/>
    </w:rPr>
  </w:style>
  <w:style w:type="paragraph" w:styleId="Rubrik5">
    <w:name w:val="heading 5"/>
    <w:basedOn w:val="Heading"/>
    <w:next w:val="Brdtext"/>
    <w:qFormat/>
    <w:pPr>
      <w:numPr>
        <w:ilvl w:val="4"/>
        <w:numId w:val="1"/>
      </w:numPr>
      <w:outlineLvl w:val="4"/>
    </w:pPr>
    <w:rPr>
      <w:b/>
      <w:bCs/>
      <w:sz w:val="24"/>
      <w:szCs w:val="24"/>
    </w:rPr>
  </w:style>
  <w:style w:type="character" w:default="1" w:styleId="Standardstycketyp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WW8Num2z0">
    <w:name w:val="WW8Num2z0"/>
    <w:rPr>
      <w:rFonts w:ascii="Symbol" w:hAnsi="Symbol" w:cs="OpenSymbol"/>
    </w:rPr>
  </w:style>
  <w:style w:type="character" w:customStyle="1" w:styleId="Absatz-Standardschriftart">
    <w:name w:val="Absatz-Standardschriftart"/>
  </w:style>
  <w:style w:type="character" w:customStyle="1" w:styleId="Sidnummer1">
    <w:name w:val="Sidnummer1"/>
    <w:basedOn w:val="Standardstycketypsnitt"/>
  </w:style>
  <w:style w:type="character" w:customStyle="1" w:styleId="FootnoteCharacters">
    <w:name w:val="Footnote Characters"/>
  </w:style>
  <w:style w:type="character" w:styleId="Fotnotsreferens">
    <w:name w:val="footnote reference"/>
    <w:rPr>
      <w:vertAlign w:val="superscript"/>
    </w:rPr>
  </w:style>
  <w:style w:type="character" w:styleId="Hyperlnk">
    <w:name w:val="Hyperlink"/>
    <w:rPr>
      <w:color w:val="000080"/>
      <w:u w:val="single"/>
    </w:rPr>
  </w:style>
  <w:style w:type="character" w:customStyle="1" w:styleId="NumberingSymbols">
    <w:name w:val="Numbering Symbols"/>
  </w:style>
  <w:style w:type="character" w:customStyle="1" w:styleId="Bullets">
    <w:name w:val="Bullets"/>
    <w:rPr>
      <w:rFonts w:ascii="OpenSymbol" w:eastAsia="OpenSymbol" w:hAnsi="OpenSymbol" w:cs="OpenSymbol"/>
    </w:rPr>
  </w:style>
  <w:style w:type="character" w:customStyle="1" w:styleId="EndnoteCharacters">
    <w:name w:val="Endnote Characters"/>
  </w:style>
  <w:style w:type="character" w:styleId="Slutkommentarsreferens">
    <w:name w:val="endnote reference"/>
    <w:rPr>
      <w:vertAlign w:val="superscript"/>
    </w:rPr>
  </w:style>
  <w:style w:type="paragraph" w:customStyle="1" w:styleId="Heading">
    <w:name w:val="Heading"/>
    <w:basedOn w:val="Normal"/>
    <w:next w:val="Brdtext"/>
    <w:pPr>
      <w:keepNext/>
      <w:spacing w:before="240" w:after="120"/>
    </w:pPr>
    <w:rPr>
      <w:rFonts w:ascii="Arial" w:eastAsia="DejaVu Sans" w:hAnsi="Arial" w:cs="DejaVu Sans"/>
      <w:sz w:val="28"/>
      <w:szCs w:val="28"/>
    </w:rPr>
  </w:style>
  <w:style w:type="paragraph" w:styleId="Brdtext">
    <w:name w:val="Body Text"/>
    <w:basedOn w:val="Normal"/>
    <w:pPr>
      <w:spacing w:after="180" w:line="240" w:lineRule="atLeast"/>
      <w:jc w:val="both"/>
    </w:pPr>
  </w:style>
  <w:style w:type="paragraph" w:styleId="Lista">
    <w:name w:val="List"/>
    <w:basedOn w:val="Brdtext"/>
  </w:style>
  <w:style w:type="paragraph" w:styleId="Beskrivning">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Rubrik11">
    <w:name w:val="Rubrik 11"/>
    <w:basedOn w:val="Normal"/>
    <w:next w:val="Brdtext"/>
    <w:pPr>
      <w:keepNext/>
      <w:spacing w:before="200" w:after="160"/>
    </w:pPr>
    <w:rPr>
      <w:rFonts w:ascii="Verdana" w:eastAsia="Verdana" w:hAnsi="Verdana" w:cs="Verdana"/>
      <w:smallCaps/>
      <w:kern w:val="1"/>
      <w:sz w:val="36"/>
      <w:szCs w:val="36"/>
    </w:rPr>
  </w:style>
  <w:style w:type="paragraph" w:customStyle="1" w:styleId="Rubrik21">
    <w:name w:val="Rubrik 21"/>
    <w:basedOn w:val="Normal"/>
    <w:next w:val="Brdtext"/>
    <w:pPr>
      <w:keepNext/>
      <w:spacing w:before="200" w:after="120"/>
    </w:pPr>
    <w:rPr>
      <w:rFonts w:ascii="Verdana" w:eastAsia="Verdana" w:hAnsi="Verdana" w:cs="Verdana"/>
      <w:sz w:val="28"/>
      <w:szCs w:val="28"/>
    </w:rPr>
  </w:style>
  <w:style w:type="paragraph" w:customStyle="1" w:styleId="Rubrik31">
    <w:name w:val="Rubrik 31"/>
    <w:basedOn w:val="Normal"/>
    <w:next w:val="Brdtext"/>
    <w:pPr>
      <w:keepNext/>
      <w:spacing w:before="80"/>
    </w:pPr>
    <w:rPr>
      <w:rFonts w:ascii="Verdana" w:eastAsia="Verdana" w:hAnsi="Verdana" w:cs="Verdana"/>
      <w:b/>
      <w:bCs/>
    </w:rPr>
  </w:style>
  <w:style w:type="paragraph" w:customStyle="1" w:styleId="Rubrik41">
    <w:name w:val="Rubrik 41"/>
    <w:basedOn w:val="Normal"/>
    <w:next w:val="Normal"/>
    <w:pPr>
      <w:spacing w:after="60"/>
    </w:pPr>
    <w:rPr>
      <w:b/>
      <w:bCs/>
      <w:i/>
      <w:iCs/>
    </w:rPr>
  </w:style>
  <w:style w:type="paragraph" w:customStyle="1" w:styleId="Rubrik51">
    <w:name w:val="Rubrik 51"/>
    <w:basedOn w:val="Normal"/>
    <w:next w:val="Normal"/>
    <w:pPr>
      <w:spacing w:before="240" w:after="60"/>
    </w:pPr>
    <w:rPr>
      <w:sz w:val="22"/>
      <w:szCs w:val="22"/>
    </w:rPr>
  </w:style>
  <w:style w:type="paragraph" w:customStyle="1" w:styleId="Rubrik61">
    <w:name w:val="Rubrik 61"/>
    <w:basedOn w:val="Normal"/>
    <w:next w:val="Normal"/>
    <w:pPr>
      <w:spacing w:before="240" w:after="60"/>
    </w:pPr>
    <w:rPr>
      <w:i/>
      <w:iCs/>
      <w:sz w:val="22"/>
      <w:szCs w:val="22"/>
    </w:rPr>
  </w:style>
  <w:style w:type="paragraph" w:customStyle="1" w:styleId="Rubrik71">
    <w:name w:val="Rubrik 71"/>
    <w:basedOn w:val="Normal"/>
    <w:next w:val="Normal"/>
    <w:pPr>
      <w:spacing w:before="240" w:after="60"/>
    </w:pPr>
    <w:rPr>
      <w:sz w:val="20"/>
      <w:szCs w:val="20"/>
    </w:rPr>
  </w:style>
  <w:style w:type="paragraph" w:customStyle="1" w:styleId="Rubrik81">
    <w:name w:val="Rubrik 81"/>
    <w:basedOn w:val="Normal"/>
    <w:next w:val="Normal"/>
    <w:pPr>
      <w:spacing w:before="240" w:after="60"/>
    </w:pPr>
    <w:rPr>
      <w:i/>
      <w:iCs/>
      <w:sz w:val="20"/>
      <w:szCs w:val="20"/>
    </w:rPr>
  </w:style>
  <w:style w:type="paragraph" w:customStyle="1" w:styleId="Rubrik91">
    <w:name w:val="Rubrik 91"/>
    <w:basedOn w:val="Normal"/>
    <w:next w:val="Normal"/>
    <w:pPr>
      <w:spacing w:before="240" w:after="60"/>
    </w:pPr>
    <w:rPr>
      <w:b/>
      <w:bCs/>
      <w:i/>
      <w:iCs/>
      <w:sz w:val="18"/>
      <w:szCs w:val="18"/>
    </w:rPr>
  </w:style>
  <w:style w:type="paragraph" w:customStyle="1" w:styleId="Journaltext">
    <w:name w:val="Journaltext"/>
    <w:basedOn w:val="Normal"/>
    <w:pPr>
      <w:spacing w:before="120" w:after="120"/>
      <w:ind w:left="2552" w:hanging="2552"/>
      <w:jc w:val="both"/>
    </w:pPr>
  </w:style>
  <w:style w:type="paragraph" w:customStyle="1" w:styleId="Innehll11">
    <w:name w:val="Innehåll 11"/>
    <w:basedOn w:val="Normal"/>
    <w:next w:val="Normal"/>
    <w:pPr>
      <w:tabs>
        <w:tab w:val="right" w:leader="dot" w:pos="8675"/>
      </w:tabs>
      <w:spacing w:before="120" w:after="120"/>
    </w:pPr>
    <w:rPr>
      <w:rFonts w:ascii="Verdana" w:eastAsia="Verdana" w:hAnsi="Verdana" w:cs="Verdana"/>
      <w:b/>
      <w:bCs/>
      <w:caps/>
      <w:sz w:val="20"/>
      <w:szCs w:val="20"/>
    </w:rPr>
  </w:style>
  <w:style w:type="paragraph" w:customStyle="1" w:styleId="Innehll21">
    <w:name w:val="Innehåll 21"/>
    <w:basedOn w:val="Normal"/>
    <w:next w:val="Normal"/>
    <w:pPr>
      <w:tabs>
        <w:tab w:val="right" w:leader="dot" w:pos="8448"/>
      </w:tabs>
      <w:ind w:left="624"/>
    </w:pPr>
    <w:rPr>
      <w:rFonts w:ascii="Verdana" w:eastAsia="Verdana" w:hAnsi="Verdana" w:cs="Verdana"/>
      <w:sz w:val="20"/>
      <w:szCs w:val="20"/>
    </w:rPr>
  </w:style>
  <w:style w:type="paragraph" w:customStyle="1" w:styleId="Innehll31">
    <w:name w:val="Innehåll 31"/>
    <w:basedOn w:val="Normal"/>
    <w:next w:val="Normal"/>
    <w:pPr>
      <w:tabs>
        <w:tab w:val="right" w:leader="dot" w:pos="8335"/>
      </w:tabs>
      <w:ind w:left="737"/>
    </w:pPr>
    <w:rPr>
      <w:rFonts w:ascii="Verdana" w:eastAsia="Verdana" w:hAnsi="Verdana" w:cs="Verdana"/>
      <w:sz w:val="16"/>
      <w:szCs w:val="16"/>
    </w:rPr>
  </w:style>
  <w:style w:type="paragraph" w:customStyle="1" w:styleId="Innehll41">
    <w:name w:val="Innehåll 41"/>
    <w:basedOn w:val="Normal"/>
    <w:next w:val="Normal"/>
    <w:pPr>
      <w:tabs>
        <w:tab w:val="right" w:leader="dot" w:pos="8352"/>
      </w:tabs>
      <w:ind w:left="720"/>
    </w:pPr>
    <w:rPr>
      <w:rFonts w:ascii="Times New Roman" w:eastAsia="Times New Roman" w:hAnsi="Times New Roman" w:cs="Times New Roman"/>
      <w:sz w:val="18"/>
      <w:szCs w:val="18"/>
    </w:rPr>
  </w:style>
  <w:style w:type="paragraph" w:customStyle="1" w:styleId="Innehll51">
    <w:name w:val="Innehåll 51"/>
    <w:basedOn w:val="Normal"/>
    <w:next w:val="Normal"/>
    <w:pPr>
      <w:tabs>
        <w:tab w:val="right" w:leader="dot" w:pos="8112"/>
      </w:tabs>
      <w:ind w:left="960"/>
    </w:pPr>
    <w:rPr>
      <w:rFonts w:ascii="Times New Roman" w:eastAsia="Times New Roman" w:hAnsi="Times New Roman" w:cs="Times New Roman"/>
      <w:sz w:val="18"/>
      <w:szCs w:val="18"/>
    </w:rPr>
  </w:style>
  <w:style w:type="paragraph" w:customStyle="1" w:styleId="Innehll61">
    <w:name w:val="Innehåll 61"/>
    <w:basedOn w:val="Normal"/>
    <w:next w:val="Normal"/>
    <w:pPr>
      <w:tabs>
        <w:tab w:val="right" w:leader="dot" w:pos="7872"/>
      </w:tabs>
      <w:ind w:left="1200"/>
    </w:pPr>
    <w:rPr>
      <w:rFonts w:ascii="Times New Roman" w:eastAsia="Times New Roman" w:hAnsi="Times New Roman" w:cs="Times New Roman"/>
      <w:sz w:val="18"/>
      <w:szCs w:val="18"/>
    </w:rPr>
  </w:style>
  <w:style w:type="paragraph" w:customStyle="1" w:styleId="Innehll71">
    <w:name w:val="Innehåll 71"/>
    <w:basedOn w:val="Normal"/>
    <w:next w:val="Normal"/>
    <w:pPr>
      <w:tabs>
        <w:tab w:val="right" w:leader="dot" w:pos="7632"/>
      </w:tabs>
      <w:ind w:left="1440"/>
    </w:pPr>
    <w:rPr>
      <w:rFonts w:ascii="Times New Roman" w:eastAsia="Times New Roman" w:hAnsi="Times New Roman" w:cs="Times New Roman"/>
      <w:sz w:val="18"/>
      <w:szCs w:val="18"/>
    </w:rPr>
  </w:style>
  <w:style w:type="paragraph" w:customStyle="1" w:styleId="Innehll81">
    <w:name w:val="Innehåll 81"/>
    <w:basedOn w:val="Normal"/>
    <w:next w:val="Normal"/>
    <w:pPr>
      <w:tabs>
        <w:tab w:val="right" w:leader="dot" w:pos="7392"/>
      </w:tabs>
      <w:ind w:left="1680"/>
    </w:pPr>
    <w:rPr>
      <w:rFonts w:ascii="Times New Roman" w:eastAsia="Times New Roman" w:hAnsi="Times New Roman" w:cs="Times New Roman"/>
      <w:sz w:val="18"/>
      <w:szCs w:val="18"/>
    </w:rPr>
  </w:style>
  <w:style w:type="paragraph" w:customStyle="1" w:styleId="Innehll91">
    <w:name w:val="Innehåll 91"/>
    <w:basedOn w:val="Normal"/>
    <w:next w:val="Normal"/>
    <w:pPr>
      <w:tabs>
        <w:tab w:val="right" w:leader="dot" w:pos="7152"/>
      </w:tabs>
      <w:ind w:left="1920"/>
    </w:pPr>
    <w:rPr>
      <w:rFonts w:ascii="Times New Roman" w:eastAsia="Times New Roman" w:hAnsi="Times New Roman" w:cs="Times New Roman"/>
      <w:sz w:val="18"/>
      <w:szCs w:val="18"/>
    </w:rPr>
  </w:style>
  <w:style w:type="paragraph" w:customStyle="1" w:styleId="Innehllsrubrik">
    <w:name w:val="Innehållsrubrik"/>
    <w:basedOn w:val="Normal"/>
    <w:pPr>
      <w:spacing w:after="160"/>
    </w:pPr>
    <w:rPr>
      <w:rFonts w:ascii="Verdana" w:eastAsia="Verdana" w:hAnsi="Verdana" w:cs="Verdana"/>
      <w:smallCaps/>
      <w:sz w:val="36"/>
      <w:szCs w:val="36"/>
    </w:rPr>
  </w:style>
  <w:style w:type="paragraph" w:customStyle="1" w:styleId="RapportUndertitel">
    <w:name w:val="Rapport Undertitel"/>
    <w:basedOn w:val="Normal"/>
    <w:pPr>
      <w:jc w:val="center"/>
    </w:pPr>
    <w:rPr>
      <w:b/>
      <w:bCs/>
      <w:i/>
      <w:iCs/>
      <w:kern w:val="1"/>
      <w:sz w:val="40"/>
      <w:szCs w:val="40"/>
    </w:rPr>
  </w:style>
  <w:style w:type="paragraph" w:customStyle="1" w:styleId="RapportTitel">
    <w:name w:val="RapportTitel"/>
    <w:basedOn w:val="Normal"/>
    <w:next w:val="RapportUndertitel"/>
    <w:pPr>
      <w:spacing w:before="3000"/>
      <w:jc w:val="center"/>
    </w:pPr>
    <w:rPr>
      <w:b/>
      <w:bCs/>
      <w:smallCaps/>
      <w:kern w:val="1"/>
      <w:sz w:val="52"/>
      <w:szCs w:val="52"/>
    </w:rPr>
  </w:style>
  <w:style w:type="paragraph" w:customStyle="1" w:styleId="Sidfot1">
    <w:name w:val="Sidfot1"/>
    <w:basedOn w:val="Normal"/>
    <w:pPr>
      <w:tabs>
        <w:tab w:val="center" w:pos="4139"/>
        <w:tab w:val="right" w:pos="8675"/>
      </w:tabs>
    </w:pPr>
  </w:style>
  <w:style w:type="paragraph" w:customStyle="1" w:styleId="Sidhuvud1">
    <w:name w:val="Sidhuvud1"/>
    <w:basedOn w:val="Normal"/>
    <w:pPr>
      <w:pBdr>
        <w:bottom w:val="single" w:sz="1" w:space="1" w:color="000000"/>
      </w:pBdr>
      <w:tabs>
        <w:tab w:val="center" w:pos="4139"/>
        <w:tab w:val="right" w:pos="8675"/>
      </w:tabs>
      <w:jc w:val="right"/>
    </w:pPr>
  </w:style>
  <w:style w:type="paragraph" w:customStyle="1" w:styleId="Citat1">
    <w:name w:val="Citat1"/>
    <w:basedOn w:val="Brdtext"/>
    <w:pPr>
      <w:ind w:left="1248" w:right="737" w:hanging="284"/>
    </w:pPr>
    <w:rPr>
      <w:i/>
      <w:iCs/>
    </w:rPr>
  </w:style>
  <w:style w:type="paragraph" w:customStyle="1" w:styleId="Punktrubrik">
    <w:name w:val="Punktrubrik"/>
    <w:basedOn w:val="Brdtext"/>
    <w:pPr>
      <w:keepNext/>
      <w:ind w:left="681" w:hanging="284"/>
    </w:pPr>
    <w:rPr>
      <w:b/>
      <w:bCs/>
    </w:rPr>
  </w:style>
  <w:style w:type="paragraph" w:customStyle="1" w:styleId="Referenser">
    <w:name w:val="Referenser"/>
    <w:basedOn w:val="Brdtext"/>
    <w:pPr>
      <w:ind w:left="737" w:hanging="340"/>
    </w:pPr>
  </w:style>
  <w:style w:type="paragraph" w:styleId="Sidfot">
    <w:name w:val="footer"/>
    <w:basedOn w:val="Normal"/>
    <w:pPr>
      <w:suppressLineNumbers/>
      <w:tabs>
        <w:tab w:val="center" w:pos="4536"/>
        <w:tab w:val="right" w:pos="9072"/>
      </w:tab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rdtext"/>
  </w:style>
  <w:style w:type="paragraph" w:styleId="Fotnotstext">
    <w:name w:val="footnote text"/>
    <w:basedOn w:val="Normal"/>
    <w:pPr>
      <w:suppressLineNumbers/>
      <w:ind w:left="283" w:right="0" w:hanging="283"/>
    </w:pPr>
    <w:rPr>
      <w:sz w:val="20"/>
      <w:szCs w:val="20"/>
    </w:rPr>
  </w:style>
  <w:style w:type="paragraph" w:customStyle="1" w:styleId="ContentsHeading">
    <w:name w:val="Contents Heading"/>
    <w:basedOn w:val="Heading"/>
    <w:pPr>
      <w:suppressLineNumbers/>
      <w:ind w:left="0" w:right="0"/>
    </w:pPr>
    <w:rPr>
      <w:b/>
      <w:bCs/>
      <w:sz w:val="32"/>
      <w:szCs w:val="32"/>
    </w:rPr>
  </w:style>
  <w:style w:type="paragraph" w:styleId="Innehll1">
    <w:name w:val="toc 1"/>
    <w:basedOn w:val="Index"/>
    <w:pPr>
      <w:tabs>
        <w:tab w:val="right" w:leader="dot" w:pos="9435"/>
      </w:tabs>
      <w:ind w:left="0" w:right="0"/>
    </w:pPr>
  </w:style>
  <w:style w:type="paragraph" w:styleId="Sidhuvud">
    <w:name w:val="header"/>
    <w:basedOn w:val="Normal"/>
    <w:pPr>
      <w:suppressLineNumbers/>
      <w:tabs>
        <w:tab w:val="center" w:pos="4717"/>
        <w:tab w:val="right" w:pos="9435"/>
      </w:tabs>
    </w:pPr>
  </w:style>
  <w:style w:type="paragraph" w:styleId="Innehll2">
    <w:name w:val="toc 2"/>
    <w:basedOn w:val="Index"/>
    <w:pPr>
      <w:tabs>
        <w:tab w:val="right" w:leader="dot" w:pos="9152"/>
      </w:tabs>
      <w:ind w:left="283" w:right="0"/>
    </w:pPr>
  </w:style>
  <w:style w:type="paragraph" w:styleId="Slutkommentar">
    <w:name w:val="endnote text"/>
    <w:basedOn w:val="Normal"/>
    <w:pPr>
      <w:suppressLineNumbers/>
      <w:ind w:left="283" w:right="0" w:hanging="283"/>
    </w:pPr>
    <w:rPr>
      <w:sz w:val="20"/>
      <w:szCs w:val="20"/>
    </w:rPr>
  </w:style>
  <w:style w:type="paragraph" w:styleId="Innehll3">
    <w:name w:val="toc 3"/>
    <w:basedOn w:val="Index"/>
    <w:pPr>
      <w:tabs>
        <w:tab w:val="right" w:leader="dot" w:pos="8869"/>
      </w:tabs>
      <w:ind w:left="566" w:right="0"/>
    </w:pPr>
  </w:style>
  <w:style w:type="paragraph" w:styleId="Innehll5">
    <w:name w:val="toc 5"/>
    <w:basedOn w:val="Index"/>
    <w:pPr>
      <w:tabs>
        <w:tab w:val="right" w:leader="dot" w:pos="8303"/>
      </w:tabs>
      <w:ind w:left="1132" w:right="0"/>
    </w:pPr>
  </w:style>
  <w:style w:type="paragraph" w:customStyle="1" w:styleId="Beskrivning1">
    <w:name w:val="Beskrivning1"/>
    <w:basedOn w:val="Normal"/>
    <w:next w:val="Normal"/>
    <w:rPr>
      <w:b/>
      <w:bCs/>
    </w:rPr>
  </w:style>
  <w:style w:type="paragraph" w:styleId="Innehll4">
    <w:name w:val="toc 4"/>
    <w:basedOn w:val="Index"/>
    <w:pPr>
      <w:tabs>
        <w:tab w:val="right" w:leader="dot" w:pos="9123"/>
      </w:tabs>
      <w:ind w:left="849" w:right="0"/>
    </w:pPr>
  </w:style>
  <w:style w:type="paragraph" w:styleId="Innehll6">
    <w:name w:val="toc 6"/>
    <w:basedOn w:val="Index"/>
    <w:pPr>
      <w:tabs>
        <w:tab w:val="right" w:leader="dot" w:pos="8557"/>
      </w:tabs>
      <w:ind w:left="1415" w:right="0"/>
    </w:pPr>
  </w:style>
  <w:style w:type="paragraph" w:styleId="Innehll7">
    <w:name w:val="toc 7"/>
    <w:basedOn w:val="Index"/>
    <w:pPr>
      <w:tabs>
        <w:tab w:val="right" w:leader="dot" w:pos="8274"/>
      </w:tabs>
      <w:ind w:left="1698" w:right="0"/>
    </w:pPr>
  </w:style>
  <w:style w:type="paragraph" w:styleId="Innehll8">
    <w:name w:val="toc 8"/>
    <w:basedOn w:val="Index"/>
    <w:pPr>
      <w:tabs>
        <w:tab w:val="right" w:leader="dot" w:pos="7991"/>
      </w:tabs>
      <w:ind w:left="1981" w:right="0"/>
    </w:pPr>
  </w:style>
  <w:style w:type="paragraph" w:styleId="Innehll9">
    <w:name w:val="toc 9"/>
    <w:basedOn w:val="Index"/>
    <w:pPr>
      <w:tabs>
        <w:tab w:val="right" w:leader="dot" w:pos="7708"/>
      </w:tabs>
      <w:ind w:left="2264" w:right="0"/>
    </w:pPr>
  </w:style>
  <w:style w:type="paragraph" w:customStyle="1" w:styleId="Contents10">
    <w:name w:val="Contents 10"/>
    <w:basedOn w:val="Index"/>
    <w:pPr>
      <w:tabs>
        <w:tab w:val="right" w:leader="dot" w:pos="7425"/>
      </w:tabs>
      <w:ind w:left="2547" w:right="0"/>
    </w:pPr>
  </w:style>
  <w:style w:type="paragraph" w:styleId="Bubbeltext">
    <w:name w:val="Balloon Text"/>
    <w:basedOn w:val="Normal"/>
    <w:link w:val="BubbeltextChar"/>
    <w:uiPriority w:val="99"/>
    <w:semiHidden/>
    <w:unhideWhenUsed/>
    <w:rsid w:val="00E22CF1"/>
    <w:rPr>
      <w:rFonts w:ascii="Tahoma" w:hAnsi="Tahoma" w:cs="Tahoma"/>
      <w:sz w:val="16"/>
      <w:szCs w:val="16"/>
    </w:rPr>
  </w:style>
  <w:style w:type="character" w:customStyle="1" w:styleId="BubbeltextChar">
    <w:name w:val="Bubbeltext Char"/>
    <w:link w:val="Bubbeltext"/>
    <w:uiPriority w:val="99"/>
    <w:semiHidden/>
    <w:rsid w:val="00E22CF1"/>
    <w:rPr>
      <w:rFonts w:ascii="Tahoma" w:eastAsia="Garamond MT" w:hAnsi="Tahoma" w:cs="Tahoma"/>
      <w:sz w:val="16"/>
      <w:szCs w:val="16"/>
      <w:lang w:eastAsia="en-US" w:bidi="en-US"/>
    </w:rPr>
  </w:style>
  <w:style w:type="character" w:styleId="Kommentarsreferens">
    <w:name w:val="annotation reference"/>
    <w:uiPriority w:val="99"/>
    <w:semiHidden/>
    <w:unhideWhenUsed/>
    <w:rsid w:val="00E22CF1"/>
    <w:rPr>
      <w:sz w:val="16"/>
      <w:szCs w:val="16"/>
    </w:rPr>
  </w:style>
  <w:style w:type="paragraph" w:styleId="Kommentarer">
    <w:name w:val="annotation text"/>
    <w:basedOn w:val="Normal"/>
    <w:link w:val="KommentarerChar"/>
    <w:uiPriority w:val="99"/>
    <w:semiHidden/>
    <w:unhideWhenUsed/>
    <w:rsid w:val="00E22CF1"/>
    <w:rPr>
      <w:sz w:val="20"/>
      <w:szCs w:val="20"/>
    </w:rPr>
  </w:style>
  <w:style w:type="character" w:customStyle="1" w:styleId="KommentarerChar">
    <w:name w:val="Kommentarer Char"/>
    <w:link w:val="Kommentarer"/>
    <w:uiPriority w:val="99"/>
    <w:semiHidden/>
    <w:rsid w:val="00E22CF1"/>
    <w:rPr>
      <w:rFonts w:ascii="Garamond MT" w:eastAsia="Garamond MT" w:hAnsi="Garamond MT" w:cs="Garamond MT"/>
      <w:lang w:eastAsia="en-US" w:bidi="en-US"/>
    </w:rPr>
  </w:style>
  <w:style w:type="paragraph" w:styleId="Kommentarsmne">
    <w:name w:val="annotation subject"/>
    <w:basedOn w:val="Kommentarer"/>
    <w:next w:val="Kommentarer"/>
    <w:link w:val="KommentarsmneChar"/>
    <w:uiPriority w:val="99"/>
    <w:semiHidden/>
    <w:unhideWhenUsed/>
    <w:rsid w:val="00E22CF1"/>
    <w:rPr>
      <w:b/>
      <w:bCs/>
    </w:rPr>
  </w:style>
  <w:style w:type="character" w:customStyle="1" w:styleId="KommentarsmneChar">
    <w:name w:val="Kommentarsämne Char"/>
    <w:link w:val="Kommentarsmne"/>
    <w:uiPriority w:val="99"/>
    <w:semiHidden/>
    <w:rsid w:val="00E22CF1"/>
    <w:rPr>
      <w:rFonts w:ascii="Garamond MT" w:eastAsia="Garamond MT" w:hAnsi="Garamond MT" w:cs="Garamond MT"/>
      <w:b/>
      <w:bCs/>
      <w:lang w:eastAsia="en-US" w:bidi="en-US"/>
    </w:rPr>
  </w:style>
  <w:style w:type="character" w:styleId="Sidnummer">
    <w:name w:val="page number"/>
    <w:uiPriority w:val="99"/>
    <w:semiHidden/>
    <w:unhideWhenUsed/>
    <w:rsid w:val="00F670D5"/>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sv-SE"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unhideWhenUsed="0"/>
    <w:lsdException w:name="Note Level 2" w:semiHidden="0" w:uiPriority="1" w:unhideWhenUsed="0" w:qFormat="1"/>
    <w:lsdException w:name="Note Level 3" w:semiHidden="0" w:uiPriority="60" w:unhideWhenUsed="0"/>
    <w:lsdException w:name="Note Level 4" w:semiHidden="0" w:uiPriority="61" w:unhideWhenUsed="0"/>
    <w:lsdException w:name="Note Level 5" w:semiHidden="0" w:uiPriority="62" w:unhideWhenUsed="0"/>
    <w:lsdException w:name="Note Level 6" w:semiHidden="0" w:uiPriority="63" w:unhideWhenUsed="0"/>
    <w:lsdException w:name="Note Level 7" w:semiHidden="0" w:uiPriority="64" w:unhideWhenUsed="0"/>
    <w:lsdException w:name="Note Level 8" w:semiHidden="0" w:uiPriority="65" w:unhideWhenUsed="0"/>
    <w:lsdException w:name="Note Level 9" w:semiHidden="0" w:uiPriority="66"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suppressAutoHyphens/>
      <w:autoSpaceDE w:val="0"/>
      <w:ind w:left="397" w:right="170"/>
    </w:pPr>
    <w:rPr>
      <w:rFonts w:ascii="Garamond MT" w:eastAsia="Garamond MT" w:hAnsi="Garamond MT" w:cs="Garamond MT"/>
      <w:sz w:val="24"/>
      <w:szCs w:val="24"/>
      <w:lang w:val="sv-SE" w:eastAsia="en-US" w:bidi="en-US"/>
    </w:rPr>
  </w:style>
  <w:style w:type="paragraph" w:styleId="Rubrik1">
    <w:name w:val="heading 1"/>
    <w:basedOn w:val="Heading"/>
    <w:next w:val="Brdtext"/>
    <w:qFormat/>
    <w:pPr>
      <w:numPr>
        <w:numId w:val="1"/>
      </w:numPr>
      <w:outlineLvl w:val="0"/>
    </w:pPr>
    <w:rPr>
      <w:b/>
      <w:bCs/>
      <w:sz w:val="32"/>
      <w:szCs w:val="32"/>
    </w:rPr>
  </w:style>
  <w:style w:type="paragraph" w:styleId="Rubrik2">
    <w:name w:val="heading 2"/>
    <w:basedOn w:val="Heading"/>
    <w:next w:val="Brdtext"/>
    <w:qFormat/>
    <w:pPr>
      <w:numPr>
        <w:ilvl w:val="1"/>
        <w:numId w:val="1"/>
      </w:numPr>
      <w:outlineLvl w:val="1"/>
    </w:pPr>
    <w:rPr>
      <w:b/>
      <w:bCs/>
      <w:i/>
      <w:iCs/>
    </w:rPr>
  </w:style>
  <w:style w:type="paragraph" w:styleId="Rubrik3">
    <w:name w:val="heading 3"/>
    <w:basedOn w:val="Heading"/>
    <w:next w:val="Brdtext"/>
    <w:qFormat/>
    <w:pPr>
      <w:numPr>
        <w:ilvl w:val="2"/>
        <w:numId w:val="1"/>
      </w:numPr>
      <w:outlineLvl w:val="2"/>
    </w:pPr>
    <w:rPr>
      <w:b/>
      <w:bCs/>
    </w:rPr>
  </w:style>
  <w:style w:type="paragraph" w:styleId="Rubrik4">
    <w:name w:val="heading 4"/>
    <w:basedOn w:val="Heading"/>
    <w:next w:val="Brdtext"/>
    <w:qFormat/>
    <w:pPr>
      <w:numPr>
        <w:ilvl w:val="3"/>
        <w:numId w:val="1"/>
      </w:numPr>
      <w:outlineLvl w:val="3"/>
    </w:pPr>
    <w:rPr>
      <w:b/>
      <w:bCs/>
      <w:i/>
      <w:iCs/>
      <w:sz w:val="24"/>
      <w:szCs w:val="24"/>
    </w:rPr>
  </w:style>
  <w:style w:type="paragraph" w:styleId="Rubrik5">
    <w:name w:val="heading 5"/>
    <w:basedOn w:val="Heading"/>
    <w:next w:val="Brdtext"/>
    <w:qFormat/>
    <w:pPr>
      <w:numPr>
        <w:ilvl w:val="4"/>
        <w:numId w:val="1"/>
      </w:numPr>
      <w:outlineLvl w:val="4"/>
    </w:pPr>
    <w:rPr>
      <w:b/>
      <w:bCs/>
      <w:sz w:val="24"/>
      <w:szCs w:val="24"/>
    </w:rPr>
  </w:style>
  <w:style w:type="character" w:default="1" w:styleId="Standardstycketyp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WW8Num2z0">
    <w:name w:val="WW8Num2z0"/>
    <w:rPr>
      <w:rFonts w:ascii="Symbol" w:hAnsi="Symbol" w:cs="OpenSymbol"/>
    </w:rPr>
  </w:style>
  <w:style w:type="character" w:customStyle="1" w:styleId="Absatz-Standardschriftart">
    <w:name w:val="Absatz-Standardschriftart"/>
  </w:style>
  <w:style w:type="character" w:customStyle="1" w:styleId="Sidnummer1">
    <w:name w:val="Sidnummer1"/>
    <w:basedOn w:val="Standardstycketypsnitt"/>
  </w:style>
  <w:style w:type="character" w:customStyle="1" w:styleId="FootnoteCharacters">
    <w:name w:val="Footnote Characters"/>
  </w:style>
  <w:style w:type="character" w:styleId="Fotnotsreferens">
    <w:name w:val="footnote reference"/>
    <w:rPr>
      <w:vertAlign w:val="superscript"/>
    </w:rPr>
  </w:style>
  <w:style w:type="character" w:styleId="Hyperlnk">
    <w:name w:val="Hyperlink"/>
    <w:rPr>
      <w:color w:val="000080"/>
      <w:u w:val="single"/>
    </w:rPr>
  </w:style>
  <w:style w:type="character" w:customStyle="1" w:styleId="NumberingSymbols">
    <w:name w:val="Numbering Symbols"/>
  </w:style>
  <w:style w:type="character" w:customStyle="1" w:styleId="Bullets">
    <w:name w:val="Bullets"/>
    <w:rPr>
      <w:rFonts w:ascii="OpenSymbol" w:eastAsia="OpenSymbol" w:hAnsi="OpenSymbol" w:cs="OpenSymbol"/>
    </w:rPr>
  </w:style>
  <w:style w:type="character" w:customStyle="1" w:styleId="EndnoteCharacters">
    <w:name w:val="Endnote Characters"/>
  </w:style>
  <w:style w:type="character" w:styleId="Slutkommentarsreferens">
    <w:name w:val="endnote reference"/>
    <w:rPr>
      <w:vertAlign w:val="superscript"/>
    </w:rPr>
  </w:style>
  <w:style w:type="paragraph" w:customStyle="1" w:styleId="Heading">
    <w:name w:val="Heading"/>
    <w:basedOn w:val="Normal"/>
    <w:next w:val="Brdtext"/>
    <w:pPr>
      <w:keepNext/>
      <w:spacing w:before="240" w:after="120"/>
    </w:pPr>
    <w:rPr>
      <w:rFonts w:ascii="Arial" w:eastAsia="DejaVu Sans" w:hAnsi="Arial" w:cs="DejaVu Sans"/>
      <w:sz w:val="28"/>
      <w:szCs w:val="28"/>
    </w:rPr>
  </w:style>
  <w:style w:type="paragraph" w:styleId="Brdtext">
    <w:name w:val="Body Text"/>
    <w:basedOn w:val="Normal"/>
    <w:pPr>
      <w:spacing w:after="180" w:line="240" w:lineRule="atLeast"/>
      <w:jc w:val="both"/>
    </w:pPr>
  </w:style>
  <w:style w:type="paragraph" w:styleId="Lista">
    <w:name w:val="List"/>
    <w:basedOn w:val="Brdtext"/>
  </w:style>
  <w:style w:type="paragraph" w:styleId="Beskrivning">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Rubrik11">
    <w:name w:val="Rubrik 11"/>
    <w:basedOn w:val="Normal"/>
    <w:next w:val="Brdtext"/>
    <w:pPr>
      <w:keepNext/>
      <w:spacing w:before="200" w:after="160"/>
    </w:pPr>
    <w:rPr>
      <w:rFonts w:ascii="Verdana" w:eastAsia="Verdana" w:hAnsi="Verdana" w:cs="Verdana"/>
      <w:smallCaps/>
      <w:kern w:val="1"/>
      <w:sz w:val="36"/>
      <w:szCs w:val="36"/>
    </w:rPr>
  </w:style>
  <w:style w:type="paragraph" w:customStyle="1" w:styleId="Rubrik21">
    <w:name w:val="Rubrik 21"/>
    <w:basedOn w:val="Normal"/>
    <w:next w:val="Brdtext"/>
    <w:pPr>
      <w:keepNext/>
      <w:spacing w:before="200" w:after="120"/>
    </w:pPr>
    <w:rPr>
      <w:rFonts w:ascii="Verdana" w:eastAsia="Verdana" w:hAnsi="Verdana" w:cs="Verdana"/>
      <w:sz w:val="28"/>
      <w:szCs w:val="28"/>
    </w:rPr>
  </w:style>
  <w:style w:type="paragraph" w:customStyle="1" w:styleId="Rubrik31">
    <w:name w:val="Rubrik 31"/>
    <w:basedOn w:val="Normal"/>
    <w:next w:val="Brdtext"/>
    <w:pPr>
      <w:keepNext/>
      <w:spacing w:before="80"/>
    </w:pPr>
    <w:rPr>
      <w:rFonts w:ascii="Verdana" w:eastAsia="Verdana" w:hAnsi="Verdana" w:cs="Verdana"/>
      <w:b/>
      <w:bCs/>
    </w:rPr>
  </w:style>
  <w:style w:type="paragraph" w:customStyle="1" w:styleId="Rubrik41">
    <w:name w:val="Rubrik 41"/>
    <w:basedOn w:val="Normal"/>
    <w:next w:val="Normal"/>
    <w:pPr>
      <w:spacing w:after="60"/>
    </w:pPr>
    <w:rPr>
      <w:b/>
      <w:bCs/>
      <w:i/>
      <w:iCs/>
    </w:rPr>
  </w:style>
  <w:style w:type="paragraph" w:customStyle="1" w:styleId="Rubrik51">
    <w:name w:val="Rubrik 51"/>
    <w:basedOn w:val="Normal"/>
    <w:next w:val="Normal"/>
    <w:pPr>
      <w:spacing w:before="240" w:after="60"/>
    </w:pPr>
    <w:rPr>
      <w:sz w:val="22"/>
      <w:szCs w:val="22"/>
    </w:rPr>
  </w:style>
  <w:style w:type="paragraph" w:customStyle="1" w:styleId="Rubrik61">
    <w:name w:val="Rubrik 61"/>
    <w:basedOn w:val="Normal"/>
    <w:next w:val="Normal"/>
    <w:pPr>
      <w:spacing w:before="240" w:after="60"/>
    </w:pPr>
    <w:rPr>
      <w:i/>
      <w:iCs/>
      <w:sz w:val="22"/>
      <w:szCs w:val="22"/>
    </w:rPr>
  </w:style>
  <w:style w:type="paragraph" w:customStyle="1" w:styleId="Rubrik71">
    <w:name w:val="Rubrik 71"/>
    <w:basedOn w:val="Normal"/>
    <w:next w:val="Normal"/>
    <w:pPr>
      <w:spacing w:before="240" w:after="60"/>
    </w:pPr>
    <w:rPr>
      <w:sz w:val="20"/>
      <w:szCs w:val="20"/>
    </w:rPr>
  </w:style>
  <w:style w:type="paragraph" w:customStyle="1" w:styleId="Rubrik81">
    <w:name w:val="Rubrik 81"/>
    <w:basedOn w:val="Normal"/>
    <w:next w:val="Normal"/>
    <w:pPr>
      <w:spacing w:before="240" w:after="60"/>
    </w:pPr>
    <w:rPr>
      <w:i/>
      <w:iCs/>
      <w:sz w:val="20"/>
      <w:szCs w:val="20"/>
    </w:rPr>
  </w:style>
  <w:style w:type="paragraph" w:customStyle="1" w:styleId="Rubrik91">
    <w:name w:val="Rubrik 91"/>
    <w:basedOn w:val="Normal"/>
    <w:next w:val="Normal"/>
    <w:pPr>
      <w:spacing w:before="240" w:after="60"/>
    </w:pPr>
    <w:rPr>
      <w:b/>
      <w:bCs/>
      <w:i/>
      <w:iCs/>
      <w:sz w:val="18"/>
      <w:szCs w:val="18"/>
    </w:rPr>
  </w:style>
  <w:style w:type="paragraph" w:customStyle="1" w:styleId="Journaltext">
    <w:name w:val="Journaltext"/>
    <w:basedOn w:val="Normal"/>
    <w:pPr>
      <w:spacing w:before="120" w:after="120"/>
      <w:ind w:left="2552" w:hanging="2552"/>
      <w:jc w:val="both"/>
    </w:pPr>
  </w:style>
  <w:style w:type="paragraph" w:customStyle="1" w:styleId="Innehll11">
    <w:name w:val="Innehåll 11"/>
    <w:basedOn w:val="Normal"/>
    <w:next w:val="Normal"/>
    <w:pPr>
      <w:tabs>
        <w:tab w:val="right" w:leader="dot" w:pos="8675"/>
      </w:tabs>
      <w:spacing w:before="120" w:after="120"/>
    </w:pPr>
    <w:rPr>
      <w:rFonts w:ascii="Verdana" w:eastAsia="Verdana" w:hAnsi="Verdana" w:cs="Verdana"/>
      <w:b/>
      <w:bCs/>
      <w:caps/>
      <w:sz w:val="20"/>
      <w:szCs w:val="20"/>
    </w:rPr>
  </w:style>
  <w:style w:type="paragraph" w:customStyle="1" w:styleId="Innehll21">
    <w:name w:val="Innehåll 21"/>
    <w:basedOn w:val="Normal"/>
    <w:next w:val="Normal"/>
    <w:pPr>
      <w:tabs>
        <w:tab w:val="right" w:leader="dot" w:pos="8448"/>
      </w:tabs>
      <w:ind w:left="624"/>
    </w:pPr>
    <w:rPr>
      <w:rFonts w:ascii="Verdana" w:eastAsia="Verdana" w:hAnsi="Verdana" w:cs="Verdana"/>
      <w:sz w:val="20"/>
      <w:szCs w:val="20"/>
    </w:rPr>
  </w:style>
  <w:style w:type="paragraph" w:customStyle="1" w:styleId="Innehll31">
    <w:name w:val="Innehåll 31"/>
    <w:basedOn w:val="Normal"/>
    <w:next w:val="Normal"/>
    <w:pPr>
      <w:tabs>
        <w:tab w:val="right" w:leader="dot" w:pos="8335"/>
      </w:tabs>
      <w:ind w:left="737"/>
    </w:pPr>
    <w:rPr>
      <w:rFonts w:ascii="Verdana" w:eastAsia="Verdana" w:hAnsi="Verdana" w:cs="Verdana"/>
      <w:sz w:val="16"/>
      <w:szCs w:val="16"/>
    </w:rPr>
  </w:style>
  <w:style w:type="paragraph" w:customStyle="1" w:styleId="Innehll41">
    <w:name w:val="Innehåll 41"/>
    <w:basedOn w:val="Normal"/>
    <w:next w:val="Normal"/>
    <w:pPr>
      <w:tabs>
        <w:tab w:val="right" w:leader="dot" w:pos="8352"/>
      </w:tabs>
      <w:ind w:left="720"/>
    </w:pPr>
    <w:rPr>
      <w:rFonts w:ascii="Times New Roman" w:eastAsia="Times New Roman" w:hAnsi="Times New Roman" w:cs="Times New Roman"/>
      <w:sz w:val="18"/>
      <w:szCs w:val="18"/>
    </w:rPr>
  </w:style>
  <w:style w:type="paragraph" w:customStyle="1" w:styleId="Innehll51">
    <w:name w:val="Innehåll 51"/>
    <w:basedOn w:val="Normal"/>
    <w:next w:val="Normal"/>
    <w:pPr>
      <w:tabs>
        <w:tab w:val="right" w:leader="dot" w:pos="8112"/>
      </w:tabs>
      <w:ind w:left="960"/>
    </w:pPr>
    <w:rPr>
      <w:rFonts w:ascii="Times New Roman" w:eastAsia="Times New Roman" w:hAnsi="Times New Roman" w:cs="Times New Roman"/>
      <w:sz w:val="18"/>
      <w:szCs w:val="18"/>
    </w:rPr>
  </w:style>
  <w:style w:type="paragraph" w:customStyle="1" w:styleId="Innehll61">
    <w:name w:val="Innehåll 61"/>
    <w:basedOn w:val="Normal"/>
    <w:next w:val="Normal"/>
    <w:pPr>
      <w:tabs>
        <w:tab w:val="right" w:leader="dot" w:pos="7872"/>
      </w:tabs>
      <w:ind w:left="1200"/>
    </w:pPr>
    <w:rPr>
      <w:rFonts w:ascii="Times New Roman" w:eastAsia="Times New Roman" w:hAnsi="Times New Roman" w:cs="Times New Roman"/>
      <w:sz w:val="18"/>
      <w:szCs w:val="18"/>
    </w:rPr>
  </w:style>
  <w:style w:type="paragraph" w:customStyle="1" w:styleId="Innehll71">
    <w:name w:val="Innehåll 71"/>
    <w:basedOn w:val="Normal"/>
    <w:next w:val="Normal"/>
    <w:pPr>
      <w:tabs>
        <w:tab w:val="right" w:leader="dot" w:pos="7632"/>
      </w:tabs>
      <w:ind w:left="1440"/>
    </w:pPr>
    <w:rPr>
      <w:rFonts w:ascii="Times New Roman" w:eastAsia="Times New Roman" w:hAnsi="Times New Roman" w:cs="Times New Roman"/>
      <w:sz w:val="18"/>
      <w:szCs w:val="18"/>
    </w:rPr>
  </w:style>
  <w:style w:type="paragraph" w:customStyle="1" w:styleId="Innehll81">
    <w:name w:val="Innehåll 81"/>
    <w:basedOn w:val="Normal"/>
    <w:next w:val="Normal"/>
    <w:pPr>
      <w:tabs>
        <w:tab w:val="right" w:leader="dot" w:pos="7392"/>
      </w:tabs>
      <w:ind w:left="1680"/>
    </w:pPr>
    <w:rPr>
      <w:rFonts w:ascii="Times New Roman" w:eastAsia="Times New Roman" w:hAnsi="Times New Roman" w:cs="Times New Roman"/>
      <w:sz w:val="18"/>
      <w:szCs w:val="18"/>
    </w:rPr>
  </w:style>
  <w:style w:type="paragraph" w:customStyle="1" w:styleId="Innehll91">
    <w:name w:val="Innehåll 91"/>
    <w:basedOn w:val="Normal"/>
    <w:next w:val="Normal"/>
    <w:pPr>
      <w:tabs>
        <w:tab w:val="right" w:leader="dot" w:pos="7152"/>
      </w:tabs>
      <w:ind w:left="1920"/>
    </w:pPr>
    <w:rPr>
      <w:rFonts w:ascii="Times New Roman" w:eastAsia="Times New Roman" w:hAnsi="Times New Roman" w:cs="Times New Roman"/>
      <w:sz w:val="18"/>
      <w:szCs w:val="18"/>
    </w:rPr>
  </w:style>
  <w:style w:type="paragraph" w:customStyle="1" w:styleId="Innehllsrubrik">
    <w:name w:val="Innehållsrubrik"/>
    <w:basedOn w:val="Normal"/>
    <w:pPr>
      <w:spacing w:after="160"/>
    </w:pPr>
    <w:rPr>
      <w:rFonts w:ascii="Verdana" w:eastAsia="Verdana" w:hAnsi="Verdana" w:cs="Verdana"/>
      <w:smallCaps/>
      <w:sz w:val="36"/>
      <w:szCs w:val="36"/>
    </w:rPr>
  </w:style>
  <w:style w:type="paragraph" w:customStyle="1" w:styleId="RapportUndertitel">
    <w:name w:val="Rapport Undertitel"/>
    <w:basedOn w:val="Normal"/>
    <w:pPr>
      <w:jc w:val="center"/>
    </w:pPr>
    <w:rPr>
      <w:b/>
      <w:bCs/>
      <w:i/>
      <w:iCs/>
      <w:kern w:val="1"/>
      <w:sz w:val="40"/>
      <w:szCs w:val="40"/>
    </w:rPr>
  </w:style>
  <w:style w:type="paragraph" w:customStyle="1" w:styleId="RapportTitel">
    <w:name w:val="RapportTitel"/>
    <w:basedOn w:val="Normal"/>
    <w:next w:val="RapportUndertitel"/>
    <w:pPr>
      <w:spacing w:before="3000"/>
      <w:jc w:val="center"/>
    </w:pPr>
    <w:rPr>
      <w:b/>
      <w:bCs/>
      <w:smallCaps/>
      <w:kern w:val="1"/>
      <w:sz w:val="52"/>
      <w:szCs w:val="52"/>
    </w:rPr>
  </w:style>
  <w:style w:type="paragraph" w:customStyle="1" w:styleId="Sidfot1">
    <w:name w:val="Sidfot1"/>
    <w:basedOn w:val="Normal"/>
    <w:pPr>
      <w:tabs>
        <w:tab w:val="center" w:pos="4139"/>
        <w:tab w:val="right" w:pos="8675"/>
      </w:tabs>
    </w:pPr>
  </w:style>
  <w:style w:type="paragraph" w:customStyle="1" w:styleId="Sidhuvud1">
    <w:name w:val="Sidhuvud1"/>
    <w:basedOn w:val="Normal"/>
    <w:pPr>
      <w:pBdr>
        <w:bottom w:val="single" w:sz="1" w:space="1" w:color="000000"/>
      </w:pBdr>
      <w:tabs>
        <w:tab w:val="center" w:pos="4139"/>
        <w:tab w:val="right" w:pos="8675"/>
      </w:tabs>
      <w:jc w:val="right"/>
    </w:pPr>
  </w:style>
  <w:style w:type="paragraph" w:customStyle="1" w:styleId="Citat1">
    <w:name w:val="Citat1"/>
    <w:basedOn w:val="Brdtext"/>
    <w:pPr>
      <w:ind w:left="1248" w:right="737" w:hanging="284"/>
    </w:pPr>
    <w:rPr>
      <w:i/>
      <w:iCs/>
    </w:rPr>
  </w:style>
  <w:style w:type="paragraph" w:customStyle="1" w:styleId="Punktrubrik">
    <w:name w:val="Punktrubrik"/>
    <w:basedOn w:val="Brdtext"/>
    <w:pPr>
      <w:keepNext/>
      <w:ind w:left="681" w:hanging="284"/>
    </w:pPr>
    <w:rPr>
      <w:b/>
      <w:bCs/>
    </w:rPr>
  </w:style>
  <w:style w:type="paragraph" w:customStyle="1" w:styleId="Referenser">
    <w:name w:val="Referenser"/>
    <w:basedOn w:val="Brdtext"/>
    <w:pPr>
      <w:ind w:left="737" w:hanging="340"/>
    </w:pPr>
  </w:style>
  <w:style w:type="paragraph" w:styleId="Sidfot">
    <w:name w:val="footer"/>
    <w:basedOn w:val="Normal"/>
    <w:pPr>
      <w:suppressLineNumbers/>
      <w:tabs>
        <w:tab w:val="center" w:pos="4536"/>
        <w:tab w:val="right" w:pos="9072"/>
      </w:tab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rdtext"/>
  </w:style>
  <w:style w:type="paragraph" w:styleId="Fotnotstext">
    <w:name w:val="footnote text"/>
    <w:basedOn w:val="Normal"/>
    <w:pPr>
      <w:suppressLineNumbers/>
      <w:ind w:left="283" w:right="0" w:hanging="283"/>
    </w:pPr>
    <w:rPr>
      <w:sz w:val="20"/>
      <w:szCs w:val="20"/>
    </w:rPr>
  </w:style>
  <w:style w:type="paragraph" w:customStyle="1" w:styleId="ContentsHeading">
    <w:name w:val="Contents Heading"/>
    <w:basedOn w:val="Heading"/>
    <w:pPr>
      <w:suppressLineNumbers/>
      <w:ind w:left="0" w:right="0"/>
    </w:pPr>
    <w:rPr>
      <w:b/>
      <w:bCs/>
      <w:sz w:val="32"/>
      <w:szCs w:val="32"/>
    </w:rPr>
  </w:style>
  <w:style w:type="paragraph" w:styleId="Innehll1">
    <w:name w:val="toc 1"/>
    <w:basedOn w:val="Index"/>
    <w:pPr>
      <w:tabs>
        <w:tab w:val="right" w:leader="dot" w:pos="9435"/>
      </w:tabs>
      <w:ind w:left="0" w:right="0"/>
    </w:pPr>
  </w:style>
  <w:style w:type="paragraph" w:styleId="Sidhuvud">
    <w:name w:val="header"/>
    <w:basedOn w:val="Normal"/>
    <w:pPr>
      <w:suppressLineNumbers/>
      <w:tabs>
        <w:tab w:val="center" w:pos="4717"/>
        <w:tab w:val="right" w:pos="9435"/>
      </w:tabs>
    </w:pPr>
  </w:style>
  <w:style w:type="paragraph" w:styleId="Innehll2">
    <w:name w:val="toc 2"/>
    <w:basedOn w:val="Index"/>
    <w:pPr>
      <w:tabs>
        <w:tab w:val="right" w:leader="dot" w:pos="9152"/>
      </w:tabs>
      <w:ind w:left="283" w:right="0"/>
    </w:pPr>
  </w:style>
  <w:style w:type="paragraph" w:styleId="Slutkommentar">
    <w:name w:val="endnote text"/>
    <w:basedOn w:val="Normal"/>
    <w:pPr>
      <w:suppressLineNumbers/>
      <w:ind w:left="283" w:right="0" w:hanging="283"/>
    </w:pPr>
    <w:rPr>
      <w:sz w:val="20"/>
      <w:szCs w:val="20"/>
    </w:rPr>
  </w:style>
  <w:style w:type="paragraph" w:styleId="Innehll3">
    <w:name w:val="toc 3"/>
    <w:basedOn w:val="Index"/>
    <w:pPr>
      <w:tabs>
        <w:tab w:val="right" w:leader="dot" w:pos="8869"/>
      </w:tabs>
      <w:ind w:left="566" w:right="0"/>
    </w:pPr>
  </w:style>
  <w:style w:type="paragraph" w:styleId="Innehll5">
    <w:name w:val="toc 5"/>
    <w:basedOn w:val="Index"/>
    <w:pPr>
      <w:tabs>
        <w:tab w:val="right" w:leader="dot" w:pos="8303"/>
      </w:tabs>
      <w:ind w:left="1132" w:right="0"/>
    </w:pPr>
  </w:style>
  <w:style w:type="paragraph" w:customStyle="1" w:styleId="Beskrivning1">
    <w:name w:val="Beskrivning1"/>
    <w:basedOn w:val="Normal"/>
    <w:next w:val="Normal"/>
    <w:rPr>
      <w:b/>
      <w:bCs/>
    </w:rPr>
  </w:style>
  <w:style w:type="paragraph" w:styleId="Innehll4">
    <w:name w:val="toc 4"/>
    <w:basedOn w:val="Index"/>
    <w:pPr>
      <w:tabs>
        <w:tab w:val="right" w:leader="dot" w:pos="9123"/>
      </w:tabs>
      <w:ind w:left="849" w:right="0"/>
    </w:pPr>
  </w:style>
  <w:style w:type="paragraph" w:styleId="Innehll6">
    <w:name w:val="toc 6"/>
    <w:basedOn w:val="Index"/>
    <w:pPr>
      <w:tabs>
        <w:tab w:val="right" w:leader="dot" w:pos="8557"/>
      </w:tabs>
      <w:ind w:left="1415" w:right="0"/>
    </w:pPr>
  </w:style>
  <w:style w:type="paragraph" w:styleId="Innehll7">
    <w:name w:val="toc 7"/>
    <w:basedOn w:val="Index"/>
    <w:pPr>
      <w:tabs>
        <w:tab w:val="right" w:leader="dot" w:pos="8274"/>
      </w:tabs>
      <w:ind w:left="1698" w:right="0"/>
    </w:pPr>
  </w:style>
  <w:style w:type="paragraph" w:styleId="Innehll8">
    <w:name w:val="toc 8"/>
    <w:basedOn w:val="Index"/>
    <w:pPr>
      <w:tabs>
        <w:tab w:val="right" w:leader="dot" w:pos="7991"/>
      </w:tabs>
      <w:ind w:left="1981" w:right="0"/>
    </w:pPr>
  </w:style>
  <w:style w:type="paragraph" w:styleId="Innehll9">
    <w:name w:val="toc 9"/>
    <w:basedOn w:val="Index"/>
    <w:pPr>
      <w:tabs>
        <w:tab w:val="right" w:leader="dot" w:pos="7708"/>
      </w:tabs>
      <w:ind w:left="2264" w:right="0"/>
    </w:pPr>
  </w:style>
  <w:style w:type="paragraph" w:customStyle="1" w:styleId="Contents10">
    <w:name w:val="Contents 10"/>
    <w:basedOn w:val="Index"/>
    <w:pPr>
      <w:tabs>
        <w:tab w:val="right" w:leader="dot" w:pos="7425"/>
      </w:tabs>
      <w:ind w:left="2547" w:right="0"/>
    </w:pPr>
  </w:style>
  <w:style w:type="paragraph" w:styleId="Bubbeltext">
    <w:name w:val="Balloon Text"/>
    <w:basedOn w:val="Normal"/>
    <w:link w:val="BubbeltextChar"/>
    <w:uiPriority w:val="99"/>
    <w:semiHidden/>
    <w:unhideWhenUsed/>
    <w:rsid w:val="00E22CF1"/>
    <w:rPr>
      <w:rFonts w:ascii="Tahoma" w:hAnsi="Tahoma" w:cs="Tahoma"/>
      <w:sz w:val="16"/>
      <w:szCs w:val="16"/>
    </w:rPr>
  </w:style>
  <w:style w:type="character" w:customStyle="1" w:styleId="BubbeltextChar">
    <w:name w:val="Bubbeltext Char"/>
    <w:link w:val="Bubbeltext"/>
    <w:uiPriority w:val="99"/>
    <w:semiHidden/>
    <w:rsid w:val="00E22CF1"/>
    <w:rPr>
      <w:rFonts w:ascii="Tahoma" w:eastAsia="Garamond MT" w:hAnsi="Tahoma" w:cs="Tahoma"/>
      <w:sz w:val="16"/>
      <w:szCs w:val="16"/>
      <w:lang w:eastAsia="en-US" w:bidi="en-US"/>
    </w:rPr>
  </w:style>
  <w:style w:type="character" w:styleId="Kommentarsreferens">
    <w:name w:val="annotation reference"/>
    <w:uiPriority w:val="99"/>
    <w:semiHidden/>
    <w:unhideWhenUsed/>
    <w:rsid w:val="00E22CF1"/>
    <w:rPr>
      <w:sz w:val="16"/>
      <w:szCs w:val="16"/>
    </w:rPr>
  </w:style>
  <w:style w:type="paragraph" w:styleId="Kommentarer">
    <w:name w:val="annotation text"/>
    <w:basedOn w:val="Normal"/>
    <w:link w:val="KommentarerChar"/>
    <w:uiPriority w:val="99"/>
    <w:semiHidden/>
    <w:unhideWhenUsed/>
    <w:rsid w:val="00E22CF1"/>
    <w:rPr>
      <w:sz w:val="20"/>
      <w:szCs w:val="20"/>
    </w:rPr>
  </w:style>
  <w:style w:type="character" w:customStyle="1" w:styleId="KommentarerChar">
    <w:name w:val="Kommentarer Char"/>
    <w:link w:val="Kommentarer"/>
    <w:uiPriority w:val="99"/>
    <w:semiHidden/>
    <w:rsid w:val="00E22CF1"/>
    <w:rPr>
      <w:rFonts w:ascii="Garamond MT" w:eastAsia="Garamond MT" w:hAnsi="Garamond MT" w:cs="Garamond MT"/>
      <w:lang w:eastAsia="en-US" w:bidi="en-US"/>
    </w:rPr>
  </w:style>
  <w:style w:type="paragraph" w:styleId="Kommentarsmne">
    <w:name w:val="annotation subject"/>
    <w:basedOn w:val="Kommentarer"/>
    <w:next w:val="Kommentarer"/>
    <w:link w:val="KommentarsmneChar"/>
    <w:uiPriority w:val="99"/>
    <w:semiHidden/>
    <w:unhideWhenUsed/>
    <w:rsid w:val="00E22CF1"/>
    <w:rPr>
      <w:b/>
      <w:bCs/>
    </w:rPr>
  </w:style>
  <w:style w:type="character" w:customStyle="1" w:styleId="KommentarsmneChar">
    <w:name w:val="Kommentarsämne Char"/>
    <w:link w:val="Kommentarsmne"/>
    <w:uiPriority w:val="99"/>
    <w:semiHidden/>
    <w:rsid w:val="00E22CF1"/>
    <w:rPr>
      <w:rFonts w:ascii="Garamond MT" w:eastAsia="Garamond MT" w:hAnsi="Garamond MT" w:cs="Garamond MT"/>
      <w:b/>
      <w:bCs/>
      <w:lang w:eastAsia="en-US" w:bidi="en-US"/>
    </w:rPr>
  </w:style>
  <w:style w:type="character" w:styleId="Sidnummer">
    <w:name w:val="page number"/>
    <w:uiPriority w:val="99"/>
    <w:semiHidden/>
    <w:unhideWhenUsed/>
    <w:rsid w:val="00F670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pixelsPerInch w:val="96"/>
</w:webSettings>
</file>

<file path=word/_rels/document.xml.rels><?xml version="1.0" encoding="UTF-8" standalone="yes"?>
<Relationships xmlns="http://schemas.openxmlformats.org/package/2006/relationships"><Relationship Id="rId9" Type="http://schemas.openxmlformats.org/officeDocument/2006/relationships/comments" Target="comments.xml"/><Relationship Id="rId20" Type="http://schemas.openxmlformats.org/officeDocument/2006/relationships/header" Target="header5.xml"/><Relationship Id="rId21" Type="http://schemas.openxmlformats.org/officeDocument/2006/relationships/footer" Target="footer4.xml"/><Relationship Id="rId22" Type="http://schemas.openxmlformats.org/officeDocument/2006/relationships/footer" Target="footer5.xml"/><Relationship Id="rId23" Type="http://schemas.openxmlformats.org/officeDocument/2006/relationships/header" Target="header6.xml"/><Relationship Id="rId24" Type="http://schemas.openxmlformats.org/officeDocument/2006/relationships/footer" Target="footer6.xml"/><Relationship Id="rId25" Type="http://schemas.openxmlformats.org/officeDocument/2006/relationships/fontTable" Target="fontTable.xml"/><Relationship Id="rId26"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2.emf"/><Relationship Id="rId17" Type="http://schemas.openxmlformats.org/officeDocument/2006/relationships/image" Target="media/image3.emf"/><Relationship Id="rId18" Type="http://schemas.openxmlformats.org/officeDocument/2006/relationships/image" Target="media/image4.emf"/><Relationship Id="rId19" Type="http://schemas.openxmlformats.org/officeDocument/2006/relationships/header" Target="header4.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28</Pages>
  <Words>10584</Words>
  <Characters>56096</Characters>
  <Application>Microsoft Macintosh Word</Application>
  <DocSecurity>0</DocSecurity>
  <Lines>467</Lines>
  <Paragraphs>133</Paragraphs>
  <ScaleCrop>false</ScaleCrop>
  <HeadingPairs>
    <vt:vector size="2" baseType="variant">
      <vt:variant>
        <vt:lpstr>Titel</vt:lpstr>
      </vt:variant>
      <vt:variant>
        <vt:i4>1</vt:i4>
      </vt:variant>
    </vt:vector>
  </HeadingPairs>
  <TitlesOfParts>
    <vt:vector size="1" baseType="lpstr">
      <vt:lpstr>PROJEKTPLAN</vt:lpstr>
    </vt:vector>
  </TitlesOfParts>
  <Company>Göteborgs universitet</Company>
  <LinksUpToDate>false</LinksUpToDate>
  <CharactersWithSpaces>66547</CharactersWithSpaces>
  <SharedDoc>false</SharedDoc>
  <HLinks>
    <vt:vector size="6" baseType="variant">
      <vt:variant>
        <vt:i4>5963785</vt:i4>
      </vt:variant>
      <vt:variant>
        <vt:i4>3</vt:i4>
      </vt:variant>
      <vt:variant>
        <vt:i4>0</vt:i4>
      </vt:variant>
      <vt:variant>
        <vt:i4>5</vt:i4>
      </vt:variant>
      <vt:variant>
        <vt:lpwstr>http://socialstyrelsen.se/psykiskhalsa/psykisksjukdom/autsim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PROJEKTPLAN</dc:title>
  <dc:subject>Sensory integration</dc:subject>
  <dc:creator>Marie Holmlund</dc:creator>
  <cp:keywords/>
  <cp:lastModifiedBy>Ellen Odéus</cp:lastModifiedBy>
  <cp:revision>2</cp:revision>
  <cp:lastPrinted>2012-04-03T09:45:00Z</cp:lastPrinted>
  <dcterms:created xsi:type="dcterms:W3CDTF">2012-06-22T16:45:00Z</dcterms:created>
  <dcterms:modified xsi:type="dcterms:W3CDTF">2012-06-22T16:45:00Z</dcterms:modified>
</cp:coreProperties>
</file>